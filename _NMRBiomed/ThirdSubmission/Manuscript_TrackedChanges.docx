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 xml:space="preserve">Assessing </w:t>
      </w:r>
      <w:ins w:id="0" w:author="Alex Weber" w:date="2025-05-05T11:48:53Z">
        <w:r>
          <w:rPr/>
          <w:t>Semi-</w:t>
        </w:r>
      </w:ins>
      <w:r>
        <w:rPr/>
        <w:t>Regional Cerebral Oxygen Consumption (CMRO</w:t>
      </w:r>
      <w:r>
        <w:rPr>
          <w:vertAlign w:val="subscript"/>
        </w:rPr>
        <w:t>2</w:t>
      </w:r>
      <w:r>
        <w:rPr/>
        <w:t>) in Preterm Neonates: A Quantitative MRI Cohort Study with Exploratory Analysis of Respiratory Support</w:t>
      </w:r>
    </w:p>
    <w:p>
      <w:pPr>
        <w:pStyle w:val="Author"/>
        <w:rPr/>
      </w:pPr>
      <w:r>
        <w:rPr/>
        <w:t>Chen Shuang Zhu</w:t>
      </w:r>
      <w:r>
        <w:rPr>
          <w:vertAlign w:val="superscript"/>
        </w:rPr>
        <w:t>1,2</w:t>
      </w:r>
      <w:r>
        <w:rPr/>
        <w:t>, Natalie Chan</w:t>
      </w:r>
      <w:r>
        <w:rPr>
          <w:vertAlign w:val="superscript"/>
        </w:rPr>
        <w:t>3</w:t>
      </w:r>
      <w:r>
        <w:rPr/>
        <w:t>, Anil Chacko</w:t>
      </w:r>
      <w:r>
        <w:rPr>
          <w:vertAlign w:val="superscript"/>
        </w:rPr>
        <w:t>4</w:t>
      </w:r>
      <w:r>
        <w:rPr/>
        <w:t>, Liisa Holsti</w:t>
      </w:r>
      <w:r>
        <w:rPr>
          <w:vertAlign w:val="superscript"/>
        </w:rPr>
        <w:t>5</w:t>
      </w:r>
      <w:r>
        <w:rPr/>
        <w:t>, Ruth E Grunau*</w:t>
      </w:r>
      <w:r>
        <w:rPr>
          <w:vertAlign w:val="superscript"/>
        </w:rPr>
        <w:t>2,6</w:t>
      </w:r>
      <w:r>
        <w:rPr/>
        <w:t>, and Alexander Mark Weber*</w:t>
      </w:r>
      <w:r>
        <w:rPr>
          <w:vertAlign w:val="superscript"/>
        </w:rPr>
        <w:t>1,2,6,✉</w:t>
      </w:r>
    </w:p>
    <w:p>
      <w:pPr>
        <w:pStyle w:val="FirstParagraph"/>
        <w:rPr/>
      </w:pPr>
      <w:r>
        <w:rPr>
          <w:vertAlign w:val="superscript"/>
        </w:rPr>
        <w:t>1</w:t>
      </w:r>
      <w:r>
        <w:rPr/>
        <w:t xml:space="preserve"> School of Biomedical Engineering, The University of British Columbia, Vancouver, BC, Canada</w:t>
        <w:br/>
      </w:r>
      <w:r>
        <w:rPr>
          <w:vertAlign w:val="superscript"/>
        </w:rPr>
        <w:t>2</w:t>
      </w:r>
      <w:r>
        <w:rPr/>
        <w:t xml:space="preserve"> BC Children’s Hospital Research Institute, The University of British Columbia, Vancouver, BC, Canada</w:t>
        <w:br/>
      </w:r>
      <w:r>
        <w:rPr>
          <w:vertAlign w:val="superscript"/>
        </w:rPr>
        <w:t>3</w:t>
      </w:r>
      <w:r>
        <w:rPr/>
        <w:t xml:space="preserve"> Department of Pediatrics, University of California San Francisco, San Francisco, California, USA</w:t>
        <w:br/>
      </w:r>
      <w:r>
        <w:rPr>
          <w:vertAlign w:val="superscript"/>
        </w:rPr>
        <w:t>4</w:t>
      </w:r>
      <w:r>
        <w:rPr/>
        <w:t xml:space="preserve"> BC Women’s Hospital, Vancouver, BC, Canada</w:t>
        <w:br/>
      </w:r>
      <w:r>
        <w:rPr>
          <w:vertAlign w:val="superscript"/>
        </w:rPr>
        <w:t>5</w:t>
      </w:r>
      <w:r>
        <w:rPr/>
        <w:t xml:space="preserve"> Occupational Science &amp; Occupational Therapy, University of British Columbia, Vancouver, BC, Canada</w:t>
        <w:br/>
      </w:r>
      <w:r>
        <w:rPr>
          <w:vertAlign w:val="superscript"/>
        </w:rPr>
        <w:t>6</w:t>
      </w:r>
      <w:r>
        <w:rPr/>
        <w:t xml:space="preserve"> Department of Pediatrics, The University of British Columbia, Vancouver, BC, Canada</w:t>
      </w:r>
    </w:p>
    <w:p>
      <w:pPr>
        <w:pStyle w:val="TextBody"/>
        <w:rPr/>
      </w:pPr>
      <w:r>
        <w:rPr>
          <w:vertAlign w:val="superscript"/>
        </w:rPr>
        <w:t>✉</w:t>
      </w:r>
      <w:r>
        <w:rPr/>
        <w:t xml:space="preserve"> </w:t>
      </w:r>
      <w:r>
        <w:rPr/>
        <w:t xml:space="preserve">Correspondence: </w:t>
      </w:r>
      <w:hyperlink r:id="rId2">
        <w:r>
          <w:rPr>
            <w:rStyle w:val="InternetLink"/>
          </w:rPr>
          <w:t>Alexander Mark Weber* &lt;aweber@bcchr.ca&gt;</w:t>
        </w:r>
      </w:hyperlink>
    </w:p>
    <w:p>
      <w:pPr>
        <w:pStyle w:val="TextBody"/>
        <w:rPr/>
      </w:pPr>
      <w:r>
        <w:rPr>
          <w:vertAlign w:val="superscript"/>
        </w:rPr>
        <w:t>*</w:t>
      </w:r>
      <w:r>
        <w:rPr/>
        <w:t xml:space="preserve"> Joint senior authors</w:t>
      </w:r>
    </w:p>
    <w:p>
      <w:pPr>
        <w:pStyle w:val="TextBody"/>
        <w:rPr/>
      </w:pPr>
      <w:r>
        <w:rPr>
          <w:b/>
          <w:bCs/>
        </w:rPr>
        <w:t>Keywords:</w:t>
      </w:r>
      <w:r>
        <w:rPr/>
        <w:t xml:space="preserve"> cerebral metabolic rate of oxygen; cerebral blood flow; ventilation; preterm; respiratory support; arterial spin labeling; quantitative susceptibility mapping</w:t>
      </w:r>
    </w:p>
    <w:p>
      <w:pPr>
        <w:pStyle w:val="TextBody"/>
        <w:rPr/>
      </w:pPr>
      <w:r>
        <w:rPr>
          <w:b/>
          <w:bCs/>
        </w:rPr>
        <w:t>Wordcount:</w:t>
      </w:r>
      <w:r>
        <w:rPr/>
        <w:t xml:space="preserve"> 4,864</w:t>
      </w:r>
    </w:p>
    <w:p>
      <w:pPr>
        <w:pStyle w:val="Normal"/>
        <w:rPr/>
      </w:pPr>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rPr>
        <w:t>ABBREVIATIONS:</w:t>
      </w:r>
      <w:r>
        <w:rPr/>
        <w:t xml:space="preserve"> ASL = arterial spin labeling; CMRO</w:t>
      </w:r>
      <w:r>
        <w:rPr>
          <w:vertAlign w:val="subscript"/>
        </w:rPr>
        <w:t>2</w:t>
      </w:r>
      <w:r>
        <w:rPr/>
        <w:t xml:space="preserve"> = cerebral metabolic rate of oxygen; CSaO</w:t>
      </w:r>
      <w:r>
        <w:rPr>
          <w:vertAlign w:val="subscript"/>
        </w:rPr>
        <w:t>2</w:t>
      </w:r>
      <w:r>
        <w:rPr/>
        <w:t xml:space="preserve"> = cerebral arterial oxygen saturation; CSvO</w:t>
      </w:r>
      <w:r>
        <w:rPr>
          <w:vertAlign w:val="subscript"/>
        </w:rPr>
        <w:t>2</w:t>
      </w:r>
      <w:r>
        <w:rPr/>
        <w:t xml:space="preserve"> = cerebral venous oxygen saturation; GA = gestational age; CGM = cortical grey matter; DGM = deep grey matter; Hct = hematocrit; NICU = neonatal intensive care unit; NIRS = near-infrared spectroscopy; OEF = oxygen extraction fraction; PMA = post-menstrual age; PPM = parts per million; QSM = quantitative susceptibility mapping; T</w:t>
      </w:r>
      <w:r>
        <w:rPr>
          <w:vertAlign w:val="subscript"/>
        </w:rPr>
        <w:t>2</w:t>
      </w:r>
      <w:r>
        <w:rPr/>
        <w:t>-TRIR = T</w:t>
      </w:r>
      <w:r>
        <w:rPr>
          <w:vertAlign w:val="subscript"/>
        </w:rPr>
        <w:t>2</w:t>
      </w:r>
      <w:r>
        <w:rPr/>
        <w:t xml:space="preserve"> Prepared Tissue Relaxation Inversion Recovery; TRUST = T</w:t>
      </w:r>
      <w:r>
        <w:rPr>
          <w:vertAlign w:val="subscript"/>
        </w:rPr>
        <w:t>2</w:t>
      </w:r>
      <w:r>
        <w:rPr/>
        <w:t>-relaxation-under-spin-tagging;</w:t>
      </w:r>
    </w:p>
    <w:p>
      <w:pPr>
        <w:pStyle w:val="Normal"/>
        <w:rPr/>
      </w:pPr>
      <w:r>
        <w:rPr/>
      </w:r>
      <w:r>
        <w:br w:type="page"/>
      </w:r>
    </w:p>
    <w:p>
      <w:pPr>
        <w:pStyle w:val="Heading1"/>
        <w:rPr/>
      </w:pPr>
      <w:bookmarkStart w:id="0" w:name="abstract"/>
      <w:r>
        <w:rPr/>
        <w:t xml:space="preserve">Abstract </w:t>
      </w:r>
    </w:p>
    <w:p>
      <w:pPr>
        <w:pStyle w:val="FirstParagraph"/>
        <w:rPr/>
      </w:pPr>
      <w:r>
        <w:rPr>
          <w:b/>
          <w:bCs/>
        </w:rPr>
        <w:t>BACKGROUND AND PURPOSE:</w:t>
      </w:r>
      <w:r>
        <w:rPr/>
        <w:t xml:space="preserve"> Developing a non-invasive method for measuring oxygen consumption at both regional and whole-brain levels in preterm infants is crucial for assessing brain development and neuronal injury in this vulnerable population. This study presents a multi-modal MRI technique and analysis pipeline </w:t>
      </w:r>
      <w:ins w:id="1" w:author="Alex Weber" w:date="2025-05-05T11:48:53Z">
        <w:r>
          <w:rPr/>
          <w:t>that produces whole-brain semi-regional maps - with the potential to be fully regional -</w:t>
        </w:r>
      </w:ins>
      <w:del w:id="2" w:author="Alex Weber" w:date="2025-05-05T11:48:53Z">
        <w:r>
          <w:rPr/>
          <w:delText>designed for this purpose,</w:delText>
        </w:r>
      </w:del>
      <w:r>
        <w:rPr/>
        <w:t xml:space="preserve"> which we employ in a cohort study to investigate how the duration of various respiratory supports in very preterm infants affects CBF and the cerebral metabolic rate of oxygen (CMRO</w:t>
      </w:r>
      <w:r>
        <w:rPr>
          <w:vertAlign w:val="subscript"/>
        </w:rPr>
        <w:t>2</w:t>
      </w:r>
      <w:r>
        <w:rPr/>
        <w:t>).</w:t>
      </w:r>
    </w:p>
    <w:p>
      <w:pPr>
        <w:pStyle w:val="TextBody"/>
        <w:rPr/>
      </w:pPr>
      <w:r>
        <w:rPr>
          <w:b/>
          <w:bCs/>
        </w:rPr>
        <w:t>METHODS:</w:t>
      </w:r>
      <w:r>
        <w:rPr/>
        <w:t xml:space="preserve"> Infants (n = 19) born &lt; 32 weeks gestational age were recruited in the neonatal intensive care unit. Infants were scanned at term-equivalent age using a 3T MRI sequence comprising of T</w:t>
      </w:r>
      <w:r>
        <w:rPr>
          <w:vertAlign w:val="subscript"/>
        </w:rPr>
        <w:t>1</w:t>
      </w:r>
      <w:r>
        <w:rPr/>
        <w:t>-weighted, T</w:t>
      </w:r>
      <w:r>
        <w:rPr>
          <w:vertAlign w:val="subscript"/>
        </w:rPr>
        <w:t>2</w:t>
      </w:r>
      <w:r>
        <w:rPr/>
        <w:t>-weighted, arterial spin labeling (ASL), and SWI. Days on three different categories of respiratory support, based on levels of invasiveness, were recorded. Using multiple linear regression, CBF and CMRO</w:t>
      </w:r>
      <w:r>
        <w:rPr>
          <w:vertAlign w:val="subscript"/>
        </w:rPr>
        <w:t>2</w:t>
      </w:r>
      <w:r>
        <w:rPr/>
        <w:t xml:space="preserve"> were analyzed against days on: respiratory support, days in room air, and the proportion of days on respiratory support; GA and PMA were used as confounding factors.</w:t>
      </w:r>
    </w:p>
    <w:p>
      <w:pPr>
        <w:pStyle w:val="TextBody"/>
        <w:rPr/>
      </w:pPr>
      <w:r>
        <w:rPr>
          <w:b/>
          <w:bCs/>
        </w:rPr>
        <w:t>RESULTS:</w:t>
      </w:r>
      <w:r>
        <w:rPr/>
        <w:t xml:space="preserve"> Average CBF and CMRO</w:t>
      </w:r>
      <w:r>
        <w:rPr>
          <w:vertAlign w:val="subscript"/>
        </w:rPr>
        <w:t>2</w:t>
      </w:r>
      <w:r>
        <w:rPr/>
        <w:t xml:space="preserve"> of cortical grey matter was 14.3 ± 4.25 mL / 100 g / min and 29.49 ± 29.49 µmol / 100 g / min, respectively. CMRO</w:t>
      </w:r>
      <w:r>
        <w:rPr>
          <w:vertAlign w:val="subscript"/>
        </w:rPr>
        <w:t>2</w:t>
      </w:r>
      <w:r>
        <w:rPr/>
        <w:t xml:space="preserve"> and CBF were positively correlated with days on non-invasive respiratory support, and negatively correlated with days in room air.</w:t>
      </w:r>
    </w:p>
    <w:p>
      <w:pPr>
        <w:pStyle w:val="TextBody"/>
        <w:rPr/>
      </w:pPr>
      <w:r>
        <w:rPr>
          <w:b/>
          <w:bCs/>
        </w:rPr>
        <w:t>CONCLUSION:</w:t>
      </w:r>
      <w:r>
        <w:rPr/>
        <w:t xml:space="preserve"> Using our novel method, CBF and CMRO</w:t>
      </w:r>
      <w:r>
        <w:rPr>
          <w:vertAlign w:val="subscript"/>
        </w:rPr>
        <w:t>2</w:t>
      </w:r>
      <w:r>
        <w:rPr/>
        <w:t xml:space="preserve"> values aligned closely with literature values. Our exploratory findings suggest that the type of respiratory support may influence cerebral oxygenation during the neonatal period in infants born very preterm, with greater oxygen delivery and consumption associated with non-invasive respiratory support. Our </w:t>
      </w:r>
      <w:ins w:id="3" w:author="Alex Weber" w:date="2025-05-05T11:48:53Z">
        <w:r>
          <w:rPr/>
          <w:t>semi-</w:t>
        </w:r>
      </w:ins>
      <w:r>
        <w:rPr/>
        <w:t>regional brain analysis further highlights that different brain structures are impacted in distinct ways.</w:t>
      </w:r>
      <w:bookmarkEnd w:id="0"/>
    </w:p>
    <w:p>
      <w:pPr>
        <w:pStyle w:val="Heading1"/>
        <w:rPr/>
      </w:pPr>
      <w:bookmarkStart w:id="1" w:name="sec-intro"/>
      <w:r>
        <w:rPr/>
        <w:t>Introduction</w:t>
      </w:r>
    </w:p>
    <w:p>
      <w:pPr>
        <w:pStyle w:val="FirstParagraph"/>
        <w:rPr/>
      </w:pPr>
      <w:r>
        <w:rPr/>
        <w:t>The developing brains of preterm infants are vulnerable to injury and dysmaturation, which can result in long-term neurological deficits</w:t>
      </w:r>
      <w:r>
        <w:rPr>
          <w:vertAlign w:val="superscript"/>
        </w:rPr>
        <w:t>1</w:t>
      </w:r>
      <w:r>
        <w:rPr/>
        <w:t>. Infants born very preterm (≤ 32 weeks gestation) are particularly at risk for significant short and long-term respiratory problems, and the lower the gestational age at birth, the more likely the infant may be negatively impacted</w:t>
      </w:r>
      <w:r>
        <w:rPr>
          <w:vertAlign w:val="superscript"/>
        </w:rPr>
        <w:t>2</w:t>
      </w:r>
      <w:r>
        <w:rPr/>
        <w:t>. To mitigate these risks, it is crucial to monitor brain hemodynamics, as instability in oxygen delivery and metabolism can contribute to these injuries</w:t>
      </w:r>
      <w:r>
        <w:rPr>
          <w:vertAlign w:val="superscript"/>
        </w:rPr>
        <w:t>3</w:t>
      </w:r>
      <w:r>
        <w:rPr/>
        <w:t>. These infants are also at significant risk of respiratory disorders, such as respiratory distress syndrome</w:t>
      </w:r>
      <w:r>
        <w:rPr>
          <w:vertAlign w:val="superscript"/>
        </w:rPr>
        <w:t>4</w:t>
      </w:r>
      <w:r>
        <w:rPr/>
        <w:t>, and bronchopulmonary dysplasia</w:t>
      </w:r>
      <w:r>
        <w:rPr>
          <w:vertAlign w:val="superscript"/>
        </w:rPr>
        <w:t>5</w:t>
      </w:r>
      <w:r>
        <w:rPr/>
        <w:t>. Finding ways to prevent these respiratory disorders, and support lung development, is critically important as lung health helps determine the amount of oxygen the brain receives</w:t>
      </w:r>
      <w:r>
        <w:rPr>
          <w:vertAlign w:val="superscript"/>
        </w:rPr>
        <w:t>6,7</w:t>
      </w:r>
      <w:r>
        <w:rPr/>
        <w:t>. Therefore, close monitoring of cerebral oxygenation is critical to identify these risks early and apply neuroprotective strategies that may mitigate long-term neurological consequences.</w:t>
      </w:r>
    </w:p>
    <w:p>
      <w:pPr>
        <w:pStyle w:val="TextBody"/>
        <w:rPr/>
      </w:pPr>
      <w:r>
        <w:rPr/>
        <w:t>In the NICU, to aid in respiration and improve lung function, various strategies including different forms of ventilation can be used, where the general goal is to decrease days of invasive mechanical ventilation. Non-invasive modes of ventilation, such as continuous positive airway pressure and nasal intermittent positive pressure ventilation, have been shown to be effective in lowering rates of complications and mortality compared to intubation with mechanical ventilation</w:t>
      </w:r>
      <w:r>
        <w:rPr>
          <w:vertAlign w:val="superscript"/>
        </w:rPr>
        <w:t>8–11</w:t>
      </w:r>
      <w:r>
        <w:rPr/>
        <w:t>. With advances in neonatal intensive care and the use of less invasive forms of respiratory support, the incidence of bronchopulmonary dysplasia and other respiratory complications in preterm neonates has decreased over time</w:t>
      </w:r>
      <w:r>
        <w:rPr>
          <w:vertAlign w:val="superscript"/>
        </w:rPr>
        <w:t>12</w:t>
      </w:r>
      <w:r>
        <w:rPr/>
        <w:t>. However, the optimal mode and timing of ventilation in preterm neonates with respiratory disorders are still being debated</w:t>
      </w:r>
      <w:r>
        <w:rPr>
          <w:vertAlign w:val="superscript"/>
        </w:rPr>
        <w:t>13–16</w:t>
      </w:r>
    </w:p>
    <w:p>
      <w:pPr>
        <w:pStyle w:val="TextBody"/>
        <w:rPr/>
      </w:pPr>
      <w:r>
        <w:rPr/>
        <w:t>Non-invasive MRI-based techniques are actively being explored to assess whole-brain oxygen consumption. One approach combines non-invasive venous oxygenation measurements from the sagittal sinus using T</w:t>
      </w:r>
      <w:r>
        <w:rPr>
          <w:vertAlign w:val="subscript"/>
        </w:rPr>
        <w:t>2</w:t>
      </w:r>
      <w:r>
        <w:rPr/>
        <w:t>-relaxation-under-spin-tagging magnetic resonance imaging (TRUST</w:t>
      </w:r>
      <w:r>
        <w:rPr>
          <w:vertAlign w:val="superscript"/>
        </w:rPr>
        <w:t>17</w:t>
      </w:r>
      <w:r>
        <w:rPr/>
        <w:t>) with flow measurements from phase-contrast MR angiography, which has been used in adults</w:t>
      </w:r>
      <w:r>
        <w:rPr>
          <w:vertAlign w:val="superscript"/>
        </w:rPr>
        <w:t>18</w:t>
      </w:r>
      <w:r>
        <w:rPr/>
        <w:t xml:space="preserve"> and has shown feasibility in neonates</w:t>
      </w:r>
      <w:r>
        <w:rPr>
          <w:vertAlign w:val="superscript"/>
        </w:rPr>
        <w:t>19,20</w:t>
      </w:r>
      <w:r>
        <w:rPr/>
        <w:t>. Another method combines MR susceptometry to measure venous oxygenation in the sagittal sinus with phase-contrast MR angiography</w:t>
      </w:r>
      <w:r>
        <w:rPr>
          <w:vertAlign w:val="superscript"/>
        </w:rPr>
        <w:t>21</w:t>
      </w:r>
      <w:r>
        <w:rPr/>
        <w:t>. Studies using these techniques in neonates demonstrated that the results correlate well with those obtained through diffuse optical and correlation spectroscopy methods</w:t>
      </w:r>
      <w:r>
        <w:rPr>
          <w:vertAlign w:val="superscript"/>
        </w:rPr>
        <w:t>22</w:t>
      </w:r>
      <w:r>
        <w:rPr/>
        <w:t>. Still another method applied in neonates is the T</w:t>
      </w:r>
      <w:r>
        <w:rPr>
          <w:vertAlign w:val="subscript"/>
        </w:rPr>
        <w:t>2</w:t>
      </w:r>
      <w:r>
        <w:rPr/>
        <w:t xml:space="preserve"> prepared tissue relaxation inversion recovery (T</w:t>
      </w:r>
      <w:r>
        <w:rPr>
          <w:vertAlign w:val="subscript"/>
        </w:rPr>
        <w:t>2</w:t>
      </w:r>
      <w:r>
        <w:rPr/>
        <w:t>-TRIR) MRI pulse sequence</w:t>
      </w:r>
      <w:r>
        <w:rPr>
          <w:vertAlign w:val="superscript"/>
        </w:rPr>
        <w:t>23</w:t>
      </w:r>
      <w:r>
        <w:rPr/>
        <w:t>, which measures the transverse and longitudinal relaxation rate of blood (T</w:t>
      </w:r>
      <w:r>
        <w:rPr>
          <w:vertAlign w:val="subscript"/>
        </w:rPr>
        <w:t>2b</w:t>
      </w:r>
      <w:r>
        <w:rPr/>
        <w:t xml:space="preserve"> and T</w:t>
      </w:r>
      <w:r>
        <w:rPr>
          <w:vertAlign w:val="subscript"/>
        </w:rPr>
        <w:t>1b</w:t>
      </w:r>
      <w:r>
        <w:rPr/>
        <w:t>) in the sagittal sinus, and venous oxygenation subsequently derived from the T</w:t>
      </w:r>
      <w:r>
        <w:rPr>
          <w:vertAlign w:val="subscript"/>
        </w:rPr>
        <w:t>2b</w:t>
      </w:r>
      <w:r>
        <w:rPr/>
        <w:t xml:space="preserve"> and the T</w:t>
      </w:r>
      <w:r>
        <w:rPr>
          <w:vertAlign w:val="subscript"/>
        </w:rPr>
        <w:t>1b</w:t>
      </w:r>
      <w:r>
        <w:rPr/>
        <w:t>-derived hematocrit</w:t>
      </w:r>
      <w:r>
        <w:rPr>
          <w:vertAlign w:val="superscript"/>
        </w:rPr>
        <w:t>24</w:t>
      </w:r>
      <w:r>
        <w:rPr/>
        <w:t>.</w:t>
      </w:r>
    </w:p>
    <w:p>
      <w:pPr>
        <w:pStyle w:val="TextBody"/>
        <w:rPr/>
      </w:pPr>
      <w:r>
        <w:rPr/>
        <w:t xml:space="preserve">In the current study, we propose a new method using quantitative susceptibility mapping (QSM) and arterial spin labeling (ASL) – in combination with hematocrit (Hct) and pulse oximetry – to determine </w:t>
      </w:r>
      <w:moveFrom w:id="4" w:author="Alex Weber" w:date="2025-05-05T11:48:53Z">
        <w:r>
          <w:rPr/>
          <w:t xml:space="preserve">regional </w:t>
        </w:r>
      </w:moveFrom>
      <w:r>
        <w:rPr/>
        <w:t xml:space="preserve">whole-brain </w:t>
      </w:r>
      <w:ins w:id="5" w:author="Alex Weber" w:date="2025-05-05T11:48:53Z">
        <w:r>
          <w:rPr/>
          <w:t xml:space="preserve">semi-regional </w:t>
        </w:r>
      </w:ins>
      <w:r>
        <w:rPr/>
        <w:t>cerebral metabolic rate of oxygen (CMRO</w:t>
      </w:r>
      <w:r>
        <w:rPr>
          <w:vertAlign w:val="subscript"/>
        </w:rPr>
        <w:t>2</w:t>
      </w:r>
      <w:r>
        <w:rPr/>
        <w:t>) and</w:t>
      </w:r>
      <w:moveTo w:id="6" w:author="Alex Weber" w:date="2025-05-05T11:48:53Z">
        <w:r>
          <w:rPr/>
          <w:t xml:space="preserve"> regional</w:t>
        </w:r>
      </w:moveTo>
      <w:r>
        <w:rPr/>
        <w:t xml:space="preserve"> CBF. In order to investigate the validity of this new non-invasive approach we compared the obtained results to previously reported reference values</w:t>
      </w:r>
      <w:r>
        <w:rPr>
          <w:vertAlign w:val="superscript"/>
        </w:rPr>
        <w:t>19,20,25–29</w:t>
      </w:r>
      <w:r>
        <w:rPr/>
        <w:t>. In addition, we conducted an exploratory analysis to evaluate if the technique can detect whether the degree of lung disease, as indicated by the duration of time on different levels of respiratory support in very-preterm neonates, is correlated with brain oxygenation measures CMRO</w:t>
      </w:r>
      <w:r>
        <w:rPr>
          <w:vertAlign w:val="subscript"/>
        </w:rPr>
        <w:t>2</w:t>
      </w:r>
      <w:r>
        <w:rPr/>
        <w:t xml:space="preserve"> and CBF in different brain regions at term-equivalent age. We hypothesized the CMRO</w:t>
      </w:r>
      <w:r>
        <w:rPr>
          <w:vertAlign w:val="subscript"/>
        </w:rPr>
        <w:t>2</w:t>
      </w:r>
      <w:r>
        <w:rPr/>
        <w:t xml:space="preserve"> and CBF would be negatively correlated with time on invasive respiratory support.</w:t>
      </w:r>
      <w:bookmarkEnd w:id="1"/>
    </w:p>
    <w:p>
      <w:pPr>
        <w:pStyle w:val="Heading1"/>
        <w:rPr/>
      </w:pPr>
      <w:bookmarkStart w:id="2" w:name="methods"/>
      <w:r>
        <w:rPr/>
        <w:t>Methods</w:t>
      </w:r>
    </w:p>
    <w:p>
      <w:pPr>
        <w:pStyle w:val="Heading2"/>
        <w:rPr/>
      </w:pPr>
      <w:bookmarkStart w:id="3" w:name="strobe"/>
      <w:r>
        <w:rPr/>
        <w:t>STROBE</w:t>
      </w:r>
    </w:p>
    <w:p>
      <w:pPr>
        <w:pStyle w:val="FirstParagraph"/>
        <w:rPr/>
      </w:pPr>
      <w:bookmarkStart w:id="4" w:name="strobe"/>
      <w:r>
        <w:rPr/>
        <w:t>The methodology and its reporting have followed the STrengthening the Reporting of OBservational studies in Epidemiology (STROBE) standards. We include the checklist for a cohort study in our Supplementary Materials.</w:t>
      </w:r>
      <w:bookmarkEnd w:id="4"/>
    </w:p>
    <w:p>
      <w:pPr>
        <w:pStyle w:val="Heading2"/>
        <w:rPr/>
      </w:pPr>
      <w:bookmarkStart w:id="5" w:name="patients"/>
      <w:r>
        <w:rPr/>
        <w:t>Patients</w:t>
      </w:r>
    </w:p>
    <w:p>
      <w:pPr>
        <w:pStyle w:val="FirstParagraph"/>
        <w:rPr/>
      </w:pPr>
      <w:r>
        <w:rPr/>
        <w:t>The study was approved by the Clinical Research Ethics Board at the  *** and written informed consent was obtained from the parent/guardian for each infant.</w:t>
      </w:r>
    </w:p>
    <w:p>
      <w:pPr>
        <w:pStyle w:val="TextBody"/>
        <w:rPr/>
      </w:pPr>
      <w:r>
        <w:rPr/>
        <w:t>Preterm neonates born &lt; 32 weeks gestational age (GA) (n=20) admitted to the level III neonatal intensive care unit (NICU) at  *** in  *** were recruited by a research nurse from February 2021 to January 2022. Our sample size was determined based on similar recruitment numbers from previous studies</w:t>
      </w:r>
      <w:r>
        <w:rPr>
          <w:vertAlign w:val="superscript"/>
        </w:rPr>
        <w:t>19,20,25–29</w:t>
      </w:r>
      <w:r>
        <w:rPr/>
        <w:t xml:space="preserve">. Inclusion criteria were infants born less than 32 weeks GA. Infants were excluded if there was evidence of a congenital malformation or syndrome, a TORCH infection, or ultrasound evidence of large periventricular hemorrhagic infarction (&gt; 2 cm, Grade 4 intra-ventricular hemorrhage). Parents were approached by the research nurse about the study shortly before being discharged from the NICU. Infants returned to the hospital for the study at TEA (37 - 44 weeks PMA) for the MRI scan. One infant remained in hospital on respiratory support at 44 weeks PMA, and was withdrawn from the study. The final number of infants scanned was 19. The clinical characteristics of the subjects are shown in </w:t>
      </w:r>
      <w:hyperlink w:anchor="tbl-characteristics">
        <w:r>
          <w:rPr>
            <w:rStyle w:val="InternetLink"/>
          </w:rPr>
          <w:t>Table 1</w:t>
        </w:r>
      </w:hyperlink>
      <w:r>
        <w:rPr/>
        <w:t>.</w:t>
      </w:r>
    </w:p>
    <w:tbl>
      <w:tblPr>
        <w:tblW w:w="5000" w:type="pct"/>
        <w:jc w:val="left"/>
        <w:tblInd w:w="0" w:type="dxa"/>
        <w:tblLayout w:type="fixed"/>
        <w:tblCellMar>
          <w:top w:w="0" w:type="dxa"/>
          <w:left w:w="108" w:type="dxa"/>
          <w:bottom w:w="0" w:type="dxa"/>
          <w:right w:w="108" w:type="dxa"/>
        </w:tblCellMar>
      </w:tblPr>
      <w:tblGrid>
        <w:gridCol w:w="9360"/>
      </w:tblGrid>
      <w:tr>
        <w:trPr/>
        <w:tc>
          <w:tcPr>
            <w:tcW w:w="9360" w:type="dxa"/>
            <w:tcBorders/>
          </w:tcPr>
          <w:p>
            <w:pPr>
              <w:pStyle w:val="ImageCaption"/>
              <w:widowControl w:val="false"/>
              <w:spacing w:before="200" w:after="120"/>
              <w:jc w:val="left"/>
              <w:rPr/>
            </w:pPr>
            <w:moveTo w:id="7" w:author="Alex Weber" w:date="2025-05-05T11:48:53Z">
              <w:bookmarkStart w:id="6" w:name="tbl-characteristics"/>
              <w:r>
                <w:rPr>
                  <w:b/>
                  <w:bCs/>
                </w:rPr>
                <w:t>Table</w:t>
              </w:r>
            </w:moveTo>
            <w:moveTo w:id="8" w:author="Alex Weber" w:date="2025-05-05T11:48:53Z">
              <w:r>
                <w:rPr/>
                <w:t> 1</w:t>
              </w:r>
            </w:moveTo>
            <w:moveTo w:id="9" w:author="Alex Weber" w:date="2025-05-05T11:48:53Z">
              <w:r>
                <w:rPr>
                  <w:b/>
                  <w:bCs/>
                </w:rPr>
                <w:t>.</w:t>
              </w:r>
            </w:moveTo>
            <w:moveTo w:id="10" w:author="Alex Weber" w:date="2025-05-05T11:48:53Z">
              <w:r>
                <w:rPr/>
                <w:t xml:space="preserve"> </w:t>
              </w:r>
            </w:moveTo>
            <w:moveTo w:id="11" w:author="Alex Weber" w:date="2025-05-05T11:48:53Z">
              <w:r>
                <w:rPr>
                  <w:b/>
                  <w:bCs/>
                </w:rPr>
                <w:t>Neonatal and maternal characteristic of the study sample.</w:t>
              </w:r>
            </w:moveTo>
            <w:bookmarkEnd w:id="5"/>
          </w:p>
        </w:tc>
      </w:tr>
    </w:tbl>
    <w:tbl>
      <w:tblPr>
        <w:tblW w:w="5000" w:type="pct"/>
        <w:jc w:val="center"/>
        <w:tblInd w:w="0" w:type="dxa"/>
        <w:tblLayout w:type="fixed"/>
        <w:tblCellMar>
          <w:top w:w="0" w:type="dxa"/>
          <w:left w:w="0" w:type="dxa"/>
          <w:bottom w:w="0" w:type="dxa"/>
          <w:right w:w="0" w:type="dxa"/>
        </w:tblCellMar>
        <w:tblLook w:noHBand="0" w:noVBand="1" w:firstColumn="0" w:lastRow="0" w:lastColumn="0" w:firstRow="1"/>
      </w:tblPr>
      <w:tblGrid>
        <w:gridCol w:w="2296"/>
        <w:gridCol w:w="1149"/>
        <w:gridCol w:w="3850"/>
        <w:gridCol w:w="2064"/>
      </w:tblGrid>
      <w:tr>
        <w:trPr>
          <w:tblHeader w:val="true"/>
          <w:trHeight w:val="607" w:hRule="atLeast"/>
        </w:trPr>
        <w:tc>
          <w:tcPr>
            <w:tcW w:w="3445" w:type="dxa"/>
            <w:gridSpan w:val="2"/>
            <w:tcBorders/>
            <w:shd w:color="auto" w:fill="D3D3D3" w:val="clear"/>
            <w:vAlign w:val="center"/>
          </w:tcPr>
          <w:p>
            <w:pPr>
              <w:pStyle w:val="Normal"/>
              <w:widowControl w:val="false"/>
              <w:pBdr/>
              <w:spacing w:lineRule="exact" w:line="240" w:before="100" w:after="100"/>
              <w:ind w:left="100" w:right="100" w:hanging="0"/>
              <w:jc w:val="center"/>
              <w:rPr/>
            </w:pPr>
            <w:moveTo w:id="13" w:author="Alex Weber" w:date="2025-05-05T11:48:53Z">
              <w:r>
                <w:rPr>
                  <w:rFonts w:eastAsia="DejaVu Sans" w:cs="DejaVu Sans" w:ascii="DejaVu Sans" w:hAnsi="DejaVu Sans"/>
                  <w:b/>
                  <w:i w:val="false"/>
                  <w:color w:val="000000"/>
                  <w:sz w:val="22"/>
                  <w:szCs w:val="22"/>
                  <w:u w:val="none"/>
                </w:rPr>
                <w:t>Maternal Characteristics (n=19)</w:t>
              </w:r>
            </w:moveTo>
          </w:p>
        </w:tc>
        <w:tc>
          <w:tcPr>
            <w:tcW w:w="5914" w:type="dxa"/>
            <w:gridSpan w:val="2"/>
            <w:tcBorders/>
            <w:shd w:color="auto" w:fill="D3D3D3" w:val="clear"/>
            <w:vAlign w:val="center"/>
          </w:tcPr>
          <w:p>
            <w:pPr>
              <w:pStyle w:val="Normal"/>
              <w:widowControl w:val="false"/>
              <w:pBdr/>
              <w:spacing w:lineRule="exact" w:line="240" w:before="100" w:after="100"/>
              <w:ind w:left="100" w:right="100" w:hanging="0"/>
              <w:jc w:val="center"/>
              <w:rPr/>
            </w:pPr>
            <w:moveTo w:id="15" w:author="Alex Weber" w:date="2025-05-05T11:48:53Z">
              <w:r>
                <w:rPr>
                  <w:rFonts w:eastAsia="DejaVu Sans" w:cs="DejaVu Sans" w:ascii="DejaVu Sans" w:hAnsi="DejaVu Sans"/>
                  <w:b/>
                  <w:i w:val="false"/>
                  <w:color w:val="000000"/>
                  <w:sz w:val="22"/>
                  <w:szCs w:val="22"/>
                  <w:u w:val="none"/>
                </w:rPr>
                <w:t>Neonatal Characteristics (n=19)</w:t>
              </w:r>
            </w:moveTo>
          </w:p>
        </w:tc>
      </w:tr>
      <w:tr>
        <w:trPr>
          <w:trHeight w:val="607" w:hRule="atLeast"/>
        </w:trPr>
        <w:tc>
          <w:tcPr>
            <w:tcW w:w="2296" w:type="dxa"/>
            <w:tcBorders/>
            <w:shd w:color="auto" w:fill="FFFFFF" w:val="clear"/>
            <w:vAlign w:val="center"/>
          </w:tcPr>
          <w:p>
            <w:pPr>
              <w:pStyle w:val="Normal"/>
              <w:widowControl w:val="false"/>
              <w:pBdr/>
              <w:spacing w:lineRule="exact" w:line="240" w:before="100" w:after="100"/>
              <w:ind w:left="100" w:right="100" w:hanging="0"/>
              <w:jc w:val="left"/>
              <w:rPr/>
            </w:pPr>
            <w:moveTo w:id="17" w:author="Alex Weber" w:date="2025-05-05T11:48:53Z">
              <w:r>
                <w:rPr>
                  <w:rFonts w:eastAsia="DejaVu Sans" w:cs="DejaVu Sans" w:ascii="DejaVu Sans" w:hAnsi="DejaVu Sans"/>
                  <w:b w:val="false"/>
                  <w:i w:val="false"/>
                  <w:color w:val="000000"/>
                  <w:sz w:val="22"/>
                  <w:szCs w:val="22"/>
                  <w:u w:val="none"/>
                </w:rPr>
                <w:t>Gestational Diabetes</w:t>
              </w:r>
            </w:moveTo>
          </w:p>
        </w:tc>
        <w:tc>
          <w:tcPr>
            <w:tcW w:w="1149" w:type="dxa"/>
            <w:tcBorders>
              <w:right w:val="single" w:sz="8" w:space="0" w:color="666666"/>
            </w:tcBorders>
            <w:shd w:color="auto" w:fill="FFFFFF" w:val="clear"/>
            <w:vAlign w:val="center"/>
          </w:tcPr>
          <w:p>
            <w:pPr>
              <w:pStyle w:val="Normal"/>
              <w:widowControl w:val="false"/>
              <w:pBdr/>
              <w:spacing w:lineRule="exact" w:line="240" w:before="100" w:after="100"/>
              <w:ind w:left="100" w:right="100" w:hanging="0"/>
              <w:jc w:val="right"/>
              <w:rPr/>
            </w:pPr>
            <w:moveTo w:id="19" w:author="Alex Weber" w:date="2025-05-05T11:48:53Z">
              <w:r>
                <w:rPr>
                  <w:rFonts w:eastAsia="DejaVu Sans" w:cs="DejaVu Sans" w:ascii="DejaVu Sans" w:hAnsi="DejaVu Sans"/>
                  <w:b w:val="false"/>
                  <w:i w:val="false"/>
                  <w:color w:val="000000"/>
                  <w:sz w:val="22"/>
                  <w:szCs w:val="22"/>
                  <w:u w:val="none"/>
                </w:rPr>
                <w:t>6 (31.6%)</w:t>
              </w:r>
            </w:moveTo>
          </w:p>
        </w:tc>
        <w:tc>
          <w:tcPr>
            <w:tcW w:w="3850" w:type="dxa"/>
            <w:tcBorders>
              <w:left w:val="single" w:sz="8" w:space="0" w:color="666666"/>
            </w:tcBorders>
            <w:shd w:color="auto" w:fill="FFFFFF" w:val="clear"/>
            <w:vAlign w:val="center"/>
          </w:tcPr>
          <w:p>
            <w:pPr>
              <w:pStyle w:val="Normal"/>
              <w:widowControl w:val="false"/>
              <w:pBdr/>
              <w:spacing w:lineRule="exact" w:line="240" w:before="100" w:after="100"/>
              <w:ind w:left="100" w:right="100" w:hanging="0"/>
              <w:jc w:val="left"/>
              <w:rPr/>
            </w:pPr>
            <w:moveTo w:id="21" w:author="Alex Weber" w:date="2025-05-05T11:48:53Z">
              <w:r>
                <w:rPr>
                  <w:rFonts w:eastAsia="DejaVu Sans" w:cs="DejaVu Sans" w:ascii="DejaVu Sans" w:hAnsi="DejaVu Sans"/>
                  <w:b w:val="false"/>
                  <w:i w:val="false"/>
                  <w:color w:val="000000"/>
                  <w:sz w:val="22"/>
                  <w:szCs w:val="22"/>
                  <w:u w:val="none"/>
                </w:rPr>
                <w:t>Male (n)</w:t>
              </w:r>
            </w:moveTo>
          </w:p>
        </w:tc>
        <w:tc>
          <w:tcPr>
            <w:tcW w:w="2064" w:type="dxa"/>
            <w:tcBorders/>
            <w:shd w:color="auto" w:fill="FFFFFF" w:val="clear"/>
            <w:vAlign w:val="center"/>
          </w:tcPr>
          <w:p>
            <w:pPr>
              <w:pStyle w:val="Normal"/>
              <w:widowControl w:val="false"/>
              <w:pBdr/>
              <w:spacing w:lineRule="exact" w:line="240" w:before="100" w:after="100"/>
              <w:ind w:left="100" w:right="100" w:hanging="0"/>
              <w:jc w:val="right"/>
              <w:rPr/>
            </w:pPr>
            <w:moveTo w:id="23" w:author="Alex Weber" w:date="2025-05-05T11:48:53Z">
              <w:r>
                <w:rPr>
                  <w:rFonts w:eastAsia="DejaVu Sans" w:cs="DejaVu Sans" w:ascii="DejaVu Sans" w:hAnsi="DejaVu Sans"/>
                  <w:b w:val="false"/>
                  <w:i w:val="false"/>
                  <w:color w:val="000000"/>
                  <w:sz w:val="22"/>
                  <w:szCs w:val="22"/>
                  <w:u w:val="none"/>
                </w:rPr>
                <w:t>10 (52.6%)</w:t>
              </w:r>
            </w:moveTo>
          </w:p>
        </w:tc>
      </w:tr>
      <w:tr>
        <w:trPr>
          <w:trHeight w:val="624" w:hRule="atLeast"/>
        </w:trPr>
        <w:tc>
          <w:tcPr>
            <w:tcW w:w="3445" w:type="dxa"/>
            <w:gridSpan w:val="2"/>
            <w:tcBorders/>
            <w:shd w:color="auto" w:fill="FFFFFF" w:val="clear"/>
            <w:vAlign w:val="center"/>
          </w:tcPr>
          <w:p>
            <w:pPr>
              <w:pStyle w:val="Normal"/>
              <w:widowControl w:val="false"/>
              <w:pBdr/>
              <w:spacing w:lineRule="exact" w:line="240" w:before="100" w:after="100"/>
              <w:ind w:left="100" w:right="100" w:hanging="0"/>
              <w:jc w:val="center"/>
              <w:rPr/>
            </w:pPr>
            <w:moveTo w:id="25" w:author="Alex Weber" w:date="2025-05-05T11:48:53Z">
              <w:r>
                <w:rPr>
                  <w:rFonts w:eastAsia="DejaVu Sans" w:cs="DejaVu Sans" w:ascii="DejaVu Sans" w:hAnsi="DejaVu Sans"/>
                  <w:b/>
                  <w:i/>
                  <w:color w:val="000000"/>
                  <w:sz w:val="22"/>
                  <w:szCs w:val="22"/>
                  <w:u w:val="none"/>
                </w:rPr>
                <w:t>Delivery Mode</w:t>
              </w:r>
            </w:moveTo>
          </w:p>
        </w:tc>
        <w:tc>
          <w:tcPr>
            <w:tcW w:w="3850" w:type="dxa"/>
            <w:tcBorders>
              <w:left w:val="single" w:sz="8" w:space="0" w:color="666666"/>
            </w:tcBorders>
            <w:shd w:color="auto" w:fill="FFFFFF" w:val="clear"/>
            <w:vAlign w:val="center"/>
          </w:tcPr>
          <w:p>
            <w:pPr>
              <w:pStyle w:val="Normal"/>
              <w:widowControl w:val="false"/>
              <w:pBdr/>
              <w:spacing w:lineRule="exact" w:line="240" w:before="100" w:after="100"/>
              <w:ind w:left="100" w:right="100" w:hanging="0"/>
              <w:jc w:val="left"/>
              <w:rPr/>
            </w:pPr>
            <w:moveTo w:id="27" w:author="Alex Weber" w:date="2025-05-05T11:48:53Z">
              <w:r>
                <w:rPr>
                  <w:rFonts w:eastAsia="DejaVu Sans" w:cs="DejaVu Sans" w:ascii="DejaVu Sans" w:hAnsi="DejaVu Sans"/>
                  <w:b w:val="false"/>
                  <w:i w:val="false"/>
                  <w:color w:val="000000"/>
                  <w:sz w:val="22"/>
                  <w:szCs w:val="22"/>
                  <w:u w:val="none"/>
                </w:rPr>
                <w:t>Female (n)</w:t>
              </w:r>
            </w:moveTo>
          </w:p>
        </w:tc>
        <w:tc>
          <w:tcPr>
            <w:tcW w:w="2064" w:type="dxa"/>
            <w:tcBorders/>
            <w:shd w:color="auto" w:fill="FFFFFF" w:val="clear"/>
            <w:vAlign w:val="center"/>
          </w:tcPr>
          <w:p>
            <w:pPr>
              <w:pStyle w:val="Normal"/>
              <w:widowControl w:val="false"/>
              <w:pBdr/>
              <w:spacing w:lineRule="exact" w:line="240" w:before="100" w:after="100"/>
              <w:ind w:left="100" w:right="100" w:hanging="0"/>
              <w:jc w:val="right"/>
              <w:rPr/>
            </w:pPr>
            <w:moveTo w:id="29" w:author="Alex Weber" w:date="2025-05-05T11:48:53Z">
              <w:r>
                <w:rPr>
                  <w:rFonts w:eastAsia="DejaVu Sans" w:cs="DejaVu Sans" w:ascii="DejaVu Sans" w:hAnsi="DejaVu Sans"/>
                  <w:b w:val="false"/>
                  <w:i w:val="false"/>
                  <w:color w:val="000000"/>
                  <w:sz w:val="22"/>
                  <w:szCs w:val="22"/>
                  <w:u w:val="none"/>
                </w:rPr>
                <w:t>9 (47.4%)</w:t>
              </w:r>
            </w:moveTo>
          </w:p>
        </w:tc>
      </w:tr>
      <w:tr>
        <w:trPr>
          <w:trHeight w:val="624" w:hRule="atLeast"/>
        </w:trPr>
        <w:tc>
          <w:tcPr>
            <w:tcW w:w="2296" w:type="dxa"/>
            <w:tcBorders/>
            <w:shd w:color="auto" w:fill="FFFFFF" w:val="clear"/>
            <w:vAlign w:val="center"/>
          </w:tcPr>
          <w:p>
            <w:pPr>
              <w:pStyle w:val="Normal"/>
              <w:widowControl w:val="false"/>
              <w:pBdr/>
              <w:spacing w:lineRule="exact" w:line="240" w:before="100" w:after="100"/>
              <w:ind w:left="100" w:right="100" w:hanging="0"/>
              <w:jc w:val="left"/>
              <w:rPr/>
            </w:pPr>
            <w:moveTo w:id="31" w:author="Alex Weber" w:date="2025-05-05T11:48:53Z">
              <w:r>
                <w:rPr>
                  <w:rFonts w:eastAsia="DejaVu Sans" w:cs="DejaVu Sans" w:ascii="DejaVu Sans" w:hAnsi="DejaVu Sans"/>
                  <w:b w:val="false"/>
                  <w:i w:val="false"/>
                  <w:color w:val="000000"/>
                  <w:sz w:val="22"/>
                  <w:szCs w:val="22"/>
                  <w:u w:val="none"/>
                </w:rPr>
                <w:t>Cesarean</w:t>
              </w:r>
            </w:moveTo>
          </w:p>
        </w:tc>
        <w:tc>
          <w:tcPr>
            <w:tcW w:w="1149" w:type="dxa"/>
            <w:tcBorders>
              <w:right w:val="single" w:sz="8" w:space="0" w:color="666666"/>
            </w:tcBorders>
            <w:shd w:color="auto" w:fill="FFFFFF" w:val="clear"/>
            <w:vAlign w:val="center"/>
          </w:tcPr>
          <w:p>
            <w:pPr>
              <w:pStyle w:val="Normal"/>
              <w:widowControl w:val="false"/>
              <w:pBdr/>
              <w:spacing w:lineRule="exact" w:line="240" w:before="100" w:after="100"/>
              <w:ind w:left="100" w:right="100" w:hanging="0"/>
              <w:jc w:val="right"/>
              <w:rPr/>
            </w:pPr>
            <w:moveTo w:id="33" w:author="Alex Weber" w:date="2025-05-05T11:48:53Z">
              <w:r>
                <w:rPr>
                  <w:rFonts w:eastAsia="DejaVu Sans" w:cs="DejaVu Sans" w:ascii="DejaVu Sans" w:hAnsi="DejaVu Sans"/>
                  <w:b w:val="false"/>
                  <w:i w:val="false"/>
                  <w:color w:val="000000"/>
                  <w:sz w:val="22"/>
                  <w:szCs w:val="22"/>
                  <w:u w:val="none"/>
                </w:rPr>
                <w:t>16 (84.2%)</w:t>
              </w:r>
            </w:moveTo>
          </w:p>
        </w:tc>
        <w:tc>
          <w:tcPr>
            <w:tcW w:w="3850" w:type="dxa"/>
            <w:tcBorders>
              <w:left w:val="single" w:sz="8" w:space="0" w:color="666666"/>
            </w:tcBorders>
            <w:shd w:color="auto" w:fill="FFFFFF" w:val="clear"/>
            <w:vAlign w:val="center"/>
          </w:tcPr>
          <w:p>
            <w:pPr>
              <w:pStyle w:val="Normal"/>
              <w:widowControl w:val="false"/>
              <w:pBdr/>
              <w:spacing w:lineRule="exact" w:line="240" w:before="100" w:after="100"/>
              <w:ind w:left="100" w:right="100" w:hanging="0"/>
              <w:jc w:val="left"/>
              <w:rPr/>
            </w:pPr>
            <w:moveTo w:id="35" w:author="Alex Weber" w:date="2025-05-05T11:48:53Z">
              <w:r>
                <w:rPr>
                  <w:rFonts w:eastAsia="DejaVu Sans" w:cs="DejaVu Sans" w:ascii="DejaVu Sans" w:hAnsi="DejaVu Sans"/>
                  <w:b w:val="false"/>
                  <w:i w:val="false"/>
                  <w:color w:val="000000"/>
                  <w:sz w:val="22"/>
                  <w:szCs w:val="22"/>
                  <w:u w:val="none"/>
                </w:rPr>
                <w:t>Birth weight (g)</w:t>
              </w:r>
            </w:moveTo>
          </w:p>
        </w:tc>
        <w:tc>
          <w:tcPr>
            <w:tcW w:w="2064" w:type="dxa"/>
            <w:tcBorders/>
            <w:shd w:color="auto" w:fill="FFFFFF" w:val="clear"/>
            <w:vAlign w:val="center"/>
          </w:tcPr>
          <w:p>
            <w:pPr>
              <w:pStyle w:val="Normal"/>
              <w:widowControl w:val="false"/>
              <w:pBdr/>
              <w:spacing w:lineRule="exact" w:line="240" w:before="100" w:after="100"/>
              <w:ind w:left="100" w:right="100" w:hanging="0"/>
              <w:jc w:val="right"/>
              <w:rPr/>
            </w:pPr>
            <w:moveTo w:id="37" w:author="Alex Weber" w:date="2025-05-05T11:48:53Z">
              <w:r>
                <w:rPr>
                  <w:rFonts w:eastAsia="DejaVu Sans" w:cs="DejaVu Sans" w:ascii="DejaVu Sans" w:hAnsi="DejaVu Sans"/>
                  <w:b w:val="false"/>
                  <w:i w:val="false"/>
                  <w:color w:val="000000"/>
                  <w:sz w:val="22"/>
                  <w:szCs w:val="22"/>
                  <w:u w:val="none"/>
                </w:rPr>
                <w:t>1,304 (1054.5–1484.5)</w:t>
              </w:r>
            </w:moveTo>
          </w:p>
        </w:tc>
      </w:tr>
      <w:tr>
        <w:trPr>
          <w:trHeight w:val="624" w:hRule="atLeast"/>
        </w:trPr>
        <w:tc>
          <w:tcPr>
            <w:tcW w:w="2296" w:type="dxa"/>
            <w:tcBorders/>
            <w:shd w:color="auto" w:fill="FFFFFF" w:val="clear"/>
            <w:vAlign w:val="center"/>
          </w:tcPr>
          <w:p>
            <w:pPr>
              <w:pStyle w:val="Normal"/>
              <w:widowControl w:val="false"/>
              <w:pBdr/>
              <w:spacing w:lineRule="exact" w:line="240" w:before="100" w:after="100"/>
              <w:ind w:left="100" w:right="100" w:hanging="0"/>
              <w:jc w:val="left"/>
              <w:rPr/>
            </w:pPr>
            <w:moveTo w:id="39" w:author="Alex Weber" w:date="2025-05-05T11:48:53Z">
              <w:r>
                <w:rPr>
                  <w:rFonts w:eastAsia="DejaVu Sans" w:cs="DejaVu Sans" w:ascii="DejaVu Sans" w:hAnsi="DejaVu Sans"/>
                  <w:b w:val="false"/>
                  <w:i w:val="false"/>
                  <w:color w:val="000000"/>
                  <w:sz w:val="22"/>
                  <w:szCs w:val="22"/>
                  <w:u w:val="none"/>
                </w:rPr>
                <w:t>Vaginal</w:t>
              </w:r>
            </w:moveTo>
          </w:p>
        </w:tc>
        <w:tc>
          <w:tcPr>
            <w:tcW w:w="1149" w:type="dxa"/>
            <w:tcBorders>
              <w:right w:val="single" w:sz="8" w:space="0" w:color="666666"/>
            </w:tcBorders>
            <w:shd w:color="auto" w:fill="FFFFFF" w:val="clear"/>
            <w:vAlign w:val="center"/>
          </w:tcPr>
          <w:p>
            <w:pPr>
              <w:pStyle w:val="Normal"/>
              <w:widowControl w:val="false"/>
              <w:pBdr/>
              <w:spacing w:lineRule="exact" w:line="240" w:before="100" w:after="100"/>
              <w:ind w:left="100" w:right="100" w:hanging="0"/>
              <w:jc w:val="right"/>
              <w:rPr/>
            </w:pPr>
            <w:moveTo w:id="41" w:author="Alex Weber" w:date="2025-05-05T11:48:53Z">
              <w:r>
                <w:rPr>
                  <w:rFonts w:eastAsia="DejaVu Sans" w:cs="DejaVu Sans" w:ascii="DejaVu Sans" w:hAnsi="DejaVu Sans"/>
                  <w:b w:val="false"/>
                  <w:i w:val="false"/>
                  <w:color w:val="000000"/>
                  <w:sz w:val="22"/>
                  <w:szCs w:val="22"/>
                  <w:u w:val="none"/>
                </w:rPr>
                <w:t>3 (15.8%)</w:t>
              </w:r>
            </w:moveTo>
          </w:p>
        </w:tc>
        <w:tc>
          <w:tcPr>
            <w:tcW w:w="3850" w:type="dxa"/>
            <w:tcBorders>
              <w:left w:val="single" w:sz="8" w:space="0" w:color="666666"/>
            </w:tcBorders>
            <w:shd w:color="auto" w:fill="FFFFFF" w:val="clear"/>
            <w:vAlign w:val="center"/>
          </w:tcPr>
          <w:p>
            <w:pPr>
              <w:pStyle w:val="Normal"/>
              <w:widowControl w:val="false"/>
              <w:pBdr/>
              <w:spacing w:lineRule="exact" w:line="240" w:before="100" w:after="100"/>
              <w:ind w:left="100" w:right="100" w:hanging="0"/>
              <w:jc w:val="left"/>
              <w:rPr/>
            </w:pPr>
            <w:moveTo w:id="43" w:author="Alex Weber" w:date="2025-05-05T11:48:53Z">
              <w:r>
                <w:rPr>
                  <w:rFonts w:eastAsia="DejaVu Sans" w:cs="DejaVu Sans" w:ascii="DejaVu Sans" w:hAnsi="DejaVu Sans"/>
                  <w:b w:val="false"/>
                  <w:i w:val="false"/>
                  <w:color w:val="000000"/>
                  <w:sz w:val="22"/>
                  <w:szCs w:val="22"/>
                  <w:u w:val="none"/>
                </w:rPr>
                <w:t>GA at Birth (weeks)</w:t>
              </w:r>
            </w:moveTo>
          </w:p>
        </w:tc>
        <w:tc>
          <w:tcPr>
            <w:tcW w:w="2064" w:type="dxa"/>
            <w:tcBorders/>
            <w:shd w:color="auto" w:fill="FFFFFF" w:val="clear"/>
            <w:vAlign w:val="center"/>
          </w:tcPr>
          <w:p>
            <w:pPr>
              <w:pStyle w:val="Normal"/>
              <w:widowControl w:val="false"/>
              <w:pBdr/>
              <w:spacing w:lineRule="exact" w:line="240" w:before="100" w:after="100"/>
              <w:ind w:left="100" w:right="100" w:hanging="0"/>
              <w:jc w:val="right"/>
              <w:rPr/>
            </w:pPr>
            <w:moveTo w:id="45" w:author="Alex Weber" w:date="2025-05-05T11:48:53Z">
              <w:r>
                <w:rPr>
                  <w:rFonts w:eastAsia="DejaVu Sans" w:cs="DejaVu Sans" w:ascii="DejaVu Sans" w:hAnsi="DejaVu Sans"/>
                  <w:b w:val="false"/>
                  <w:i w:val="false"/>
                  <w:color w:val="000000"/>
                  <w:sz w:val="22"/>
                  <w:szCs w:val="22"/>
                  <w:u w:val="none"/>
                </w:rPr>
                <w:t>28.86 (27.79–29.93)</w:t>
              </w:r>
            </w:moveTo>
          </w:p>
        </w:tc>
      </w:tr>
      <w:tr>
        <w:trPr>
          <w:trHeight w:val="624" w:hRule="atLeast"/>
        </w:trPr>
        <w:tc>
          <w:tcPr>
            <w:tcW w:w="3445" w:type="dxa"/>
            <w:gridSpan w:val="2"/>
            <w:tcBorders/>
            <w:shd w:color="auto" w:fill="FFFFFF" w:val="clear"/>
            <w:vAlign w:val="center"/>
          </w:tcPr>
          <w:p>
            <w:pPr>
              <w:pStyle w:val="Normal"/>
              <w:widowControl w:val="false"/>
              <w:pBdr/>
              <w:spacing w:lineRule="exact" w:line="240" w:before="100" w:after="100"/>
              <w:ind w:left="100" w:right="100" w:hanging="0"/>
              <w:jc w:val="center"/>
              <w:rPr/>
            </w:pPr>
            <w:moveTo w:id="47" w:author="Alex Weber" w:date="2025-05-05T11:48:53Z">
              <w:r>
                <w:rPr>
                  <w:rFonts w:eastAsia="DejaVu Sans" w:cs="DejaVu Sans" w:ascii="DejaVu Sans" w:hAnsi="DejaVu Sans"/>
                  <w:b/>
                  <w:i/>
                  <w:color w:val="000000"/>
                  <w:sz w:val="22"/>
                  <w:szCs w:val="22"/>
                  <w:u w:val="none"/>
                </w:rPr>
                <w:t>Maternal Fever</w:t>
              </w:r>
            </w:moveTo>
          </w:p>
        </w:tc>
        <w:tc>
          <w:tcPr>
            <w:tcW w:w="3850" w:type="dxa"/>
            <w:tcBorders>
              <w:left w:val="single" w:sz="8" w:space="0" w:color="666666"/>
            </w:tcBorders>
            <w:shd w:color="auto" w:fill="FFFFFF" w:val="clear"/>
            <w:vAlign w:val="center"/>
          </w:tcPr>
          <w:p>
            <w:pPr>
              <w:pStyle w:val="Normal"/>
              <w:widowControl w:val="false"/>
              <w:pBdr/>
              <w:spacing w:lineRule="exact" w:line="240" w:before="100" w:after="100"/>
              <w:ind w:left="100" w:right="100" w:hanging="0"/>
              <w:jc w:val="left"/>
              <w:rPr/>
            </w:pPr>
            <w:moveTo w:id="49" w:author="Alex Weber" w:date="2025-05-05T11:48:53Z">
              <w:r>
                <w:rPr>
                  <w:rFonts w:eastAsia="DejaVu Sans" w:cs="DejaVu Sans" w:ascii="DejaVu Sans" w:hAnsi="DejaVu Sans"/>
                  <w:b w:val="false"/>
                  <w:i w:val="false"/>
                  <w:color w:val="000000"/>
                  <w:sz w:val="22"/>
                  <w:szCs w:val="22"/>
                  <w:u w:val="none"/>
                </w:rPr>
                <w:t>PMA on Scan Day (weeks)</w:t>
              </w:r>
            </w:moveTo>
          </w:p>
        </w:tc>
        <w:tc>
          <w:tcPr>
            <w:tcW w:w="2064" w:type="dxa"/>
            <w:tcBorders/>
            <w:shd w:color="auto" w:fill="FFFFFF" w:val="clear"/>
            <w:vAlign w:val="center"/>
          </w:tcPr>
          <w:p>
            <w:pPr>
              <w:pStyle w:val="Normal"/>
              <w:widowControl w:val="false"/>
              <w:pBdr/>
              <w:spacing w:lineRule="exact" w:line="240" w:before="100" w:after="100"/>
              <w:ind w:left="100" w:right="100" w:hanging="0"/>
              <w:jc w:val="right"/>
              <w:rPr/>
            </w:pPr>
            <w:moveTo w:id="51" w:author="Alex Weber" w:date="2025-05-05T11:48:53Z">
              <w:r>
                <w:rPr>
                  <w:rFonts w:eastAsia="DejaVu Sans" w:cs="DejaVu Sans" w:ascii="DejaVu Sans" w:hAnsi="DejaVu Sans"/>
                  <w:b w:val="false"/>
                  <w:i w:val="false"/>
                  <w:color w:val="000000"/>
                  <w:sz w:val="22"/>
                  <w:szCs w:val="22"/>
                  <w:u w:val="none"/>
                </w:rPr>
                <w:t>40.57 (39.29–41.36)</w:t>
              </w:r>
            </w:moveTo>
          </w:p>
        </w:tc>
      </w:tr>
      <w:tr>
        <w:trPr>
          <w:trHeight w:val="624" w:hRule="atLeast"/>
        </w:trPr>
        <w:tc>
          <w:tcPr>
            <w:tcW w:w="2296" w:type="dxa"/>
            <w:tcBorders/>
            <w:shd w:color="auto" w:fill="FFFFFF" w:val="clear"/>
            <w:vAlign w:val="center"/>
          </w:tcPr>
          <w:p>
            <w:pPr>
              <w:pStyle w:val="Normal"/>
              <w:widowControl w:val="false"/>
              <w:pBdr/>
              <w:spacing w:lineRule="exact" w:line="240" w:before="100" w:after="100"/>
              <w:ind w:left="100" w:right="100" w:hanging="0"/>
              <w:jc w:val="left"/>
              <w:rPr/>
            </w:pPr>
            <w:moveTo w:id="53" w:author="Alex Weber" w:date="2025-05-05T11:48:53Z">
              <w:r>
                <w:rPr>
                  <w:rFonts w:eastAsia="DejaVu Sans" w:cs="DejaVu Sans" w:ascii="DejaVu Sans" w:hAnsi="DejaVu Sans"/>
                  <w:b w:val="false"/>
                  <w:i w:val="false"/>
                  <w:color w:val="000000"/>
                  <w:sz w:val="22"/>
                  <w:szCs w:val="22"/>
                  <w:u w:val="none"/>
                </w:rPr>
                <w:t>Yes</w:t>
              </w:r>
            </w:moveTo>
          </w:p>
        </w:tc>
        <w:tc>
          <w:tcPr>
            <w:tcW w:w="1149" w:type="dxa"/>
            <w:tcBorders>
              <w:right w:val="single" w:sz="8" w:space="0" w:color="666666"/>
            </w:tcBorders>
            <w:shd w:color="auto" w:fill="FFFFFF" w:val="clear"/>
            <w:vAlign w:val="center"/>
          </w:tcPr>
          <w:p>
            <w:pPr>
              <w:pStyle w:val="Normal"/>
              <w:widowControl w:val="false"/>
              <w:pBdr/>
              <w:spacing w:lineRule="exact" w:line="240" w:before="100" w:after="100"/>
              <w:ind w:left="100" w:right="100" w:hanging="0"/>
              <w:jc w:val="right"/>
              <w:rPr/>
            </w:pPr>
            <w:moveTo w:id="55" w:author="Alex Weber" w:date="2025-05-05T11:48:53Z">
              <w:r>
                <w:rPr>
                  <w:rFonts w:eastAsia="DejaVu Sans" w:cs="DejaVu Sans" w:ascii="DejaVu Sans" w:hAnsi="DejaVu Sans"/>
                  <w:b w:val="false"/>
                  <w:i w:val="false"/>
                  <w:color w:val="000000"/>
                  <w:sz w:val="22"/>
                  <w:szCs w:val="22"/>
                  <w:u w:val="none"/>
                </w:rPr>
                <w:t>1 (5.3%)</w:t>
              </w:r>
            </w:moveTo>
          </w:p>
        </w:tc>
        <w:tc>
          <w:tcPr>
            <w:tcW w:w="3850" w:type="dxa"/>
            <w:tcBorders>
              <w:left w:val="single" w:sz="8" w:space="0" w:color="666666"/>
            </w:tcBorders>
            <w:shd w:color="auto" w:fill="FFFFFF" w:val="clear"/>
            <w:vAlign w:val="center"/>
          </w:tcPr>
          <w:p>
            <w:pPr>
              <w:pStyle w:val="Normal"/>
              <w:widowControl w:val="false"/>
              <w:pBdr/>
              <w:spacing w:lineRule="exact" w:line="240" w:before="100" w:after="100"/>
              <w:ind w:left="100" w:right="100" w:hanging="0"/>
              <w:jc w:val="left"/>
              <w:rPr/>
            </w:pPr>
            <w:moveTo w:id="57" w:author="Alex Weber" w:date="2025-05-05T11:48:53Z">
              <w:r>
                <w:rPr>
                  <w:rFonts w:eastAsia="DejaVu Sans" w:cs="DejaVu Sans" w:ascii="DejaVu Sans" w:hAnsi="DejaVu Sans"/>
                  <w:b w:val="false"/>
                  <w:i w:val="false"/>
                  <w:color w:val="000000"/>
                  <w:sz w:val="22"/>
                  <w:szCs w:val="22"/>
                  <w:u w:val="none"/>
                </w:rPr>
                <w:t>Weight on Scan Day (g)</w:t>
              </w:r>
            </w:moveTo>
          </w:p>
        </w:tc>
        <w:tc>
          <w:tcPr>
            <w:tcW w:w="2064" w:type="dxa"/>
            <w:tcBorders/>
            <w:shd w:color="auto" w:fill="FFFFFF" w:val="clear"/>
            <w:vAlign w:val="center"/>
          </w:tcPr>
          <w:p>
            <w:pPr>
              <w:pStyle w:val="Normal"/>
              <w:widowControl w:val="false"/>
              <w:pBdr/>
              <w:spacing w:lineRule="exact" w:line="240" w:before="100" w:after="100"/>
              <w:ind w:left="100" w:right="100" w:hanging="0"/>
              <w:jc w:val="right"/>
              <w:rPr/>
            </w:pPr>
            <w:moveTo w:id="59" w:author="Alex Weber" w:date="2025-05-05T11:48:53Z">
              <w:r>
                <w:rPr>
                  <w:rFonts w:eastAsia="DejaVu Sans" w:cs="DejaVu Sans" w:ascii="DejaVu Sans" w:hAnsi="DejaVu Sans"/>
                  <w:b w:val="false"/>
                  <w:i w:val="false"/>
                  <w:color w:val="000000"/>
                  <w:sz w:val="22"/>
                  <w:szCs w:val="22"/>
                  <w:u w:val="none"/>
                </w:rPr>
                <w:t>3,330 (2,990–3,910)</w:t>
              </w:r>
            </w:moveTo>
          </w:p>
        </w:tc>
      </w:tr>
      <w:tr>
        <w:trPr>
          <w:trHeight w:val="624" w:hRule="atLeast"/>
        </w:trPr>
        <w:tc>
          <w:tcPr>
            <w:tcW w:w="2296" w:type="dxa"/>
            <w:tcBorders/>
            <w:shd w:color="auto" w:fill="FFFFFF" w:val="clear"/>
            <w:vAlign w:val="center"/>
          </w:tcPr>
          <w:p>
            <w:pPr>
              <w:pStyle w:val="Normal"/>
              <w:widowControl w:val="false"/>
              <w:pBdr/>
              <w:spacing w:lineRule="exact" w:line="240" w:before="100" w:after="100"/>
              <w:ind w:left="100" w:right="100" w:hanging="0"/>
              <w:jc w:val="left"/>
              <w:rPr/>
            </w:pPr>
            <w:moveTo w:id="61" w:author="Alex Weber" w:date="2025-05-05T11:48:53Z">
              <w:r>
                <w:rPr>
                  <w:rFonts w:eastAsia="DejaVu Sans" w:cs="DejaVu Sans" w:ascii="DejaVu Sans" w:hAnsi="DejaVu Sans"/>
                  <w:b w:val="false"/>
                  <w:i w:val="false"/>
                  <w:color w:val="000000"/>
                  <w:sz w:val="22"/>
                  <w:szCs w:val="22"/>
                  <w:u w:val="none"/>
                </w:rPr>
                <w:t>No</w:t>
              </w:r>
            </w:moveTo>
          </w:p>
        </w:tc>
        <w:tc>
          <w:tcPr>
            <w:tcW w:w="1149" w:type="dxa"/>
            <w:tcBorders>
              <w:right w:val="single" w:sz="8" w:space="0" w:color="666666"/>
            </w:tcBorders>
            <w:shd w:color="auto" w:fill="FFFFFF" w:val="clear"/>
            <w:vAlign w:val="center"/>
          </w:tcPr>
          <w:p>
            <w:pPr>
              <w:pStyle w:val="Normal"/>
              <w:widowControl w:val="false"/>
              <w:pBdr/>
              <w:spacing w:lineRule="exact" w:line="240" w:before="100" w:after="100"/>
              <w:ind w:left="100" w:right="100" w:hanging="0"/>
              <w:jc w:val="right"/>
              <w:rPr/>
            </w:pPr>
            <w:moveTo w:id="63" w:author="Alex Weber" w:date="2025-05-05T11:48:53Z">
              <w:r>
                <w:rPr>
                  <w:rFonts w:eastAsia="DejaVu Sans" w:cs="DejaVu Sans" w:ascii="DejaVu Sans" w:hAnsi="DejaVu Sans"/>
                  <w:b w:val="false"/>
                  <w:i w:val="false"/>
                  <w:color w:val="000000"/>
                  <w:sz w:val="22"/>
                  <w:szCs w:val="22"/>
                  <w:u w:val="none"/>
                </w:rPr>
                <w:t>6 (31.6%)</w:t>
              </w:r>
            </w:moveTo>
          </w:p>
        </w:tc>
        <w:tc>
          <w:tcPr>
            <w:tcW w:w="3850" w:type="dxa"/>
            <w:tcBorders>
              <w:left w:val="single" w:sz="8" w:space="0" w:color="666666"/>
            </w:tcBorders>
            <w:shd w:color="auto" w:fill="FFFFFF" w:val="clear"/>
            <w:vAlign w:val="center"/>
          </w:tcPr>
          <w:p>
            <w:pPr>
              <w:pStyle w:val="Normal"/>
              <w:widowControl w:val="false"/>
              <w:pBdr/>
              <w:spacing w:lineRule="exact" w:line="240" w:before="100" w:after="100"/>
              <w:ind w:left="100" w:right="100" w:hanging="0"/>
              <w:jc w:val="left"/>
              <w:rPr/>
            </w:pPr>
            <w:moveTo w:id="65" w:author="Alex Weber" w:date="2025-05-05T11:48:53Z">
              <w:r>
                <w:rPr>
                  <w:rFonts w:eastAsia="DejaVu Sans" w:cs="DejaVu Sans" w:ascii="DejaVu Sans" w:hAnsi="DejaVu Sans"/>
                  <w:b w:val="false"/>
                  <w:i w:val="false"/>
                  <w:color w:val="000000"/>
                  <w:sz w:val="22"/>
                  <w:szCs w:val="22"/>
                  <w:u w:val="none"/>
                </w:rPr>
                <w:t>Head Circumference on Scan Day (cm)</w:t>
              </w:r>
            </w:moveTo>
          </w:p>
        </w:tc>
        <w:tc>
          <w:tcPr>
            <w:tcW w:w="2064" w:type="dxa"/>
            <w:tcBorders/>
            <w:shd w:color="auto" w:fill="FFFFFF" w:val="clear"/>
            <w:vAlign w:val="center"/>
          </w:tcPr>
          <w:p>
            <w:pPr>
              <w:pStyle w:val="Normal"/>
              <w:widowControl w:val="false"/>
              <w:pBdr/>
              <w:spacing w:lineRule="exact" w:line="240" w:before="100" w:after="100"/>
              <w:ind w:left="100" w:right="100" w:hanging="0"/>
              <w:jc w:val="right"/>
              <w:rPr/>
            </w:pPr>
            <w:moveTo w:id="67" w:author="Alex Weber" w:date="2025-05-05T11:48:53Z">
              <w:r>
                <w:rPr>
                  <w:rFonts w:eastAsia="DejaVu Sans" w:cs="DejaVu Sans" w:ascii="DejaVu Sans" w:hAnsi="DejaVu Sans"/>
                  <w:b w:val="false"/>
                  <w:i w:val="false"/>
                  <w:color w:val="000000"/>
                  <w:sz w:val="22"/>
                  <w:szCs w:val="22"/>
                  <w:u w:val="none"/>
                </w:rPr>
                <w:t>35.50 (33.75–36.00)</w:t>
              </w:r>
            </w:moveTo>
          </w:p>
        </w:tc>
      </w:tr>
      <w:tr>
        <w:trPr>
          <w:trHeight w:val="624" w:hRule="atLeast"/>
        </w:trPr>
        <w:tc>
          <w:tcPr>
            <w:tcW w:w="2296" w:type="dxa"/>
            <w:tcBorders/>
            <w:shd w:color="auto" w:fill="FFFFFF" w:val="clear"/>
            <w:vAlign w:val="center"/>
          </w:tcPr>
          <w:p>
            <w:pPr>
              <w:pStyle w:val="Normal"/>
              <w:widowControl w:val="false"/>
              <w:pBdr/>
              <w:spacing w:lineRule="exact" w:line="240" w:before="100" w:after="100"/>
              <w:ind w:left="100" w:right="100" w:hanging="0"/>
              <w:jc w:val="left"/>
              <w:rPr/>
            </w:pPr>
            <w:moveTo w:id="69" w:author="Alex Weber" w:date="2025-05-05T11:48:53Z">
              <w:r>
                <w:rPr>
                  <w:rFonts w:eastAsia="DejaVu Sans" w:cs="DejaVu Sans" w:ascii="DejaVu Sans" w:hAnsi="DejaVu Sans"/>
                  <w:b w:val="false"/>
                  <w:i w:val="false"/>
                  <w:color w:val="000000"/>
                  <w:sz w:val="22"/>
                  <w:szCs w:val="22"/>
                  <w:u w:val="none"/>
                </w:rPr>
                <w:t>Unknown</w:t>
              </w:r>
            </w:moveTo>
          </w:p>
        </w:tc>
        <w:tc>
          <w:tcPr>
            <w:tcW w:w="1149" w:type="dxa"/>
            <w:tcBorders>
              <w:right w:val="single" w:sz="8" w:space="0" w:color="666666"/>
            </w:tcBorders>
            <w:shd w:color="auto" w:fill="FFFFFF" w:val="clear"/>
            <w:vAlign w:val="center"/>
          </w:tcPr>
          <w:p>
            <w:pPr>
              <w:pStyle w:val="Normal"/>
              <w:widowControl w:val="false"/>
              <w:pBdr/>
              <w:spacing w:lineRule="exact" w:line="240" w:before="100" w:after="100"/>
              <w:ind w:left="100" w:right="100" w:hanging="0"/>
              <w:jc w:val="right"/>
              <w:rPr/>
            </w:pPr>
            <w:moveTo w:id="71" w:author="Alex Weber" w:date="2025-05-05T11:48:53Z">
              <w:r>
                <w:rPr>
                  <w:rFonts w:eastAsia="DejaVu Sans" w:cs="DejaVu Sans" w:ascii="DejaVu Sans" w:hAnsi="DejaVu Sans"/>
                  <w:b w:val="false"/>
                  <w:i w:val="false"/>
                  <w:color w:val="000000"/>
                  <w:sz w:val="22"/>
                  <w:szCs w:val="22"/>
                  <w:u w:val="none"/>
                </w:rPr>
                <w:t>12 (63.2%)</w:t>
              </w:r>
            </w:moveTo>
          </w:p>
        </w:tc>
        <w:tc>
          <w:tcPr>
            <w:tcW w:w="3850" w:type="dxa"/>
            <w:tcBorders>
              <w:left w:val="single" w:sz="8" w:space="0" w:color="666666"/>
            </w:tcBorders>
            <w:shd w:color="auto" w:fill="FFFFFF" w:val="clear"/>
            <w:vAlign w:val="center"/>
          </w:tcPr>
          <w:p>
            <w:pPr>
              <w:pStyle w:val="Normal"/>
              <w:widowControl w:val="false"/>
              <w:pBdr/>
              <w:spacing w:lineRule="exact" w:line="240" w:before="100" w:after="100"/>
              <w:ind w:left="100" w:right="100" w:hanging="0"/>
              <w:jc w:val="left"/>
              <w:rPr/>
            </w:pPr>
            <w:moveTo w:id="73" w:author="Alex Weber" w:date="2025-05-05T11:48:53Z">
              <w:r>
                <w:rPr>
                  <w:rFonts w:eastAsia="DejaVu Sans" w:cs="DejaVu Sans" w:ascii="DejaVu Sans" w:hAnsi="DejaVu Sans"/>
                  <w:b w:val="false"/>
                  <w:i w:val="false"/>
                  <w:color w:val="000000"/>
                  <w:sz w:val="22"/>
                  <w:szCs w:val="22"/>
                  <w:u w:val="none"/>
                </w:rPr>
                <w:t>Days in NICU</w:t>
              </w:r>
            </w:moveTo>
          </w:p>
        </w:tc>
        <w:tc>
          <w:tcPr>
            <w:tcW w:w="2064" w:type="dxa"/>
            <w:tcBorders/>
            <w:shd w:color="auto" w:fill="FFFFFF" w:val="clear"/>
            <w:vAlign w:val="center"/>
          </w:tcPr>
          <w:p>
            <w:pPr>
              <w:pStyle w:val="Normal"/>
              <w:widowControl w:val="false"/>
              <w:pBdr/>
              <w:spacing w:lineRule="exact" w:line="240" w:before="100" w:after="100"/>
              <w:ind w:left="100" w:right="100" w:hanging="0"/>
              <w:jc w:val="right"/>
              <w:rPr/>
            </w:pPr>
            <w:moveTo w:id="75" w:author="Alex Weber" w:date="2025-05-05T11:48:53Z">
              <w:r>
                <w:rPr>
                  <w:rFonts w:eastAsia="DejaVu Sans" w:cs="DejaVu Sans" w:ascii="DejaVu Sans" w:hAnsi="DejaVu Sans"/>
                  <w:b w:val="false"/>
                  <w:i w:val="false"/>
                  <w:color w:val="000000"/>
                  <w:sz w:val="22"/>
                  <w:szCs w:val="22"/>
                  <w:u w:val="none"/>
                </w:rPr>
                <w:t>53 (37–60)</w:t>
              </w:r>
            </w:moveTo>
          </w:p>
        </w:tc>
      </w:tr>
      <w:tr>
        <w:trPr>
          <w:trHeight w:val="624" w:hRule="atLeast"/>
        </w:trPr>
        <w:tc>
          <w:tcPr>
            <w:tcW w:w="3445" w:type="dxa"/>
            <w:gridSpan w:val="2"/>
            <w:tcBorders/>
            <w:shd w:color="auto" w:fill="FFFFFF" w:val="clear"/>
            <w:vAlign w:val="center"/>
          </w:tcPr>
          <w:p>
            <w:pPr>
              <w:pStyle w:val="Normal"/>
              <w:widowControl w:val="false"/>
              <w:pBdr/>
              <w:spacing w:lineRule="exact" w:line="240" w:before="100" w:after="100"/>
              <w:ind w:left="100" w:right="100" w:hanging="0"/>
              <w:jc w:val="center"/>
              <w:rPr/>
            </w:pPr>
            <w:moveTo w:id="77" w:author="Alex Weber" w:date="2025-05-05T11:48:53Z">
              <w:r>
                <w:rPr>
                  <w:rFonts w:eastAsia="DejaVu Sans" w:cs="DejaVu Sans" w:ascii="DejaVu Sans" w:hAnsi="DejaVu Sans"/>
                  <w:b/>
                  <w:i/>
                  <w:color w:val="000000"/>
                  <w:sz w:val="22"/>
                  <w:szCs w:val="22"/>
                  <w:u w:val="none"/>
                </w:rPr>
                <w:t>Chorioamnionitis</w:t>
              </w:r>
            </w:moveTo>
          </w:p>
        </w:tc>
        <w:tc>
          <w:tcPr>
            <w:tcW w:w="3850" w:type="dxa"/>
            <w:tcBorders>
              <w:left w:val="single" w:sz="8" w:space="0" w:color="666666"/>
            </w:tcBorders>
            <w:shd w:color="auto" w:fill="FFFFFF" w:val="clear"/>
            <w:vAlign w:val="center"/>
          </w:tcPr>
          <w:p>
            <w:pPr>
              <w:pStyle w:val="Normal"/>
              <w:widowControl w:val="false"/>
              <w:pBdr/>
              <w:spacing w:lineRule="exact" w:line="240" w:before="100" w:after="100"/>
              <w:ind w:left="100" w:right="100" w:hanging="0"/>
              <w:jc w:val="left"/>
              <w:rPr/>
            </w:pPr>
            <w:moveTo w:id="79" w:author="Alex Weber" w:date="2025-05-05T11:48:53Z">
              <w:r>
                <w:rPr>
                  <w:rFonts w:eastAsia="DejaVu Sans" w:cs="DejaVu Sans" w:ascii="DejaVu Sans" w:hAnsi="DejaVu Sans"/>
                  <w:b w:val="false"/>
                  <w:i w:val="false"/>
                  <w:color w:val="000000"/>
                  <w:sz w:val="22"/>
                  <w:szCs w:val="22"/>
                  <w:u w:val="none"/>
                </w:rPr>
                <w:t>Days on Sedatives</w:t>
              </w:r>
            </w:moveTo>
          </w:p>
        </w:tc>
        <w:tc>
          <w:tcPr>
            <w:tcW w:w="2064" w:type="dxa"/>
            <w:tcBorders/>
            <w:shd w:color="auto" w:fill="FFFFFF" w:val="clear"/>
            <w:vAlign w:val="center"/>
          </w:tcPr>
          <w:p>
            <w:pPr>
              <w:pStyle w:val="Normal"/>
              <w:widowControl w:val="false"/>
              <w:pBdr/>
              <w:spacing w:lineRule="exact" w:line="240" w:before="100" w:after="100"/>
              <w:ind w:left="100" w:right="100" w:hanging="0"/>
              <w:jc w:val="right"/>
              <w:rPr/>
            </w:pPr>
            <w:moveTo w:id="81" w:author="Alex Weber" w:date="2025-05-05T11:48:53Z">
              <w:r>
                <w:rPr>
                  <w:rFonts w:eastAsia="DejaVu Sans" w:cs="DejaVu Sans" w:ascii="DejaVu Sans" w:hAnsi="DejaVu Sans"/>
                  <w:b w:val="false"/>
                  <w:i w:val="false"/>
                  <w:color w:val="000000"/>
                  <w:sz w:val="22"/>
                  <w:szCs w:val="22"/>
                  <w:u w:val="none"/>
                </w:rPr>
                <w:t>0 (0–0)</w:t>
              </w:r>
            </w:moveTo>
          </w:p>
        </w:tc>
      </w:tr>
      <w:tr>
        <w:trPr>
          <w:trHeight w:val="624" w:hRule="atLeast"/>
        </w:trPr>
        <w:tc>
          <w:tcPr>
            <w:tcW w:w="2296" w:type="dxa"/>
            <w:tcBorders/>
            <w:shd w:color="auto" w:fill="FFFFFF" w:val="clear"/>
            <w:vAlign w:val="center"/>
          </w:tcPr>
          <w:p>
            <w:pPr>
              <w:pStyle w:val="Normal"/>
              <w:widowControl w:val="false"/>
              <w:pBdr/>
              <w:spacing w:lineRule="exact" w:line="240" w:before="100" w:after="100"/>
              <w:ind w:left="100" w:right="100" w:hanging="0"/>
              <w:jc w:val="left"/>
              <w:rPr/>
            </w:pPr>
            <w:moveTo w:id="83" w:author="Alex Weber" w:date="2025-05-05T11:48:53Z">
              <w:r>
                <w:rPr>
                  <w:rFonts w:eastAsia="DejaVu Sans" w:cs="DejaVu Sans" w:ascii="DejaVu Sans" w:hAnsi="DejaVu Sans"/>
                  <w:b w:val="false"/>
                  <w:i w:val="false"/>
                  <w:color w:val="000000"/>
                  <w:sz w:val="22"/>
                  <w:szCs w:val="22"/>
                  <w:u w:val="none"/>
                </w:rPr>
                <w:t>Yes</w:t>
              </w:r>
            </w:moveTo>
          </w:p>
        </w:tc>
        <w:tc>
          <w:tcPr>
            <w:tcW w:w="1149" w:type="dxa"/>
            <w:tcBorders>
              <w:right w:val="single" w:sz="8" w:space="0" w:color="666666"/>
            </w:tcBorders>
            <w:shd w:color="auto" w:fill="FFFFFF" w:val="clear"/>
            <w:vAlign w:val="center"/>
          </w:tcPr>
          <w:p>
            <w:pPr>
              <w:pStyle w:val="Normal"/>
              <w:widowControl w:val="false"/>
              <w:pBdr/>
              <w:spacing w:lineRule="exact" w:line="240" w:before="100" w:after="100"/>
              <w:ind w:left="100" w:right="100" w:hanging="0"/>
              <w:jc w:val="right"/>
              <w:rPr/>
            </w:pPr>
            <w:moveTo w:id="85" w:author="Alex Weber" w:date="2025-05-05T11:48:53Z">
              <w:r>
                <w:rPr>
                  <w:rFonts w:eastAsia="DejaVu Sans" w:cs="DejaVu Sans" w:ascii="DejaVu Sans" w:hAnsi="DejaVu Sans"/>
                  <w:b w:val="false"/>
                  <w:i w:val="false"/>
                  <w:color w:val="000000"/>
                  <w:sz w:val="22"/>
                  <w:szCs w:val="22"/>
                  <w:u w:val="none"/>
                </w:rPr>
                <w:t>4 (21%)</w:t>
              </w:r>
            </w:moveTo>
          </w:p>
        </w:tc>
        <w:tc>
          <w:tcPr>
            <w:tcW w:w="3850" w:type="dxa"/>
            <w:tcBorders>
              <w:left w:val="single" w:sz="8" w:space="0" w:color="666666"/>
            </w:tcBorders>
            <w:shd w:color="auto" w:fill="FFFFFF" w:val="clear"/>
            <w:vAlign w:val="center"/>
          </w:tcPr>
          <w:p>
            <w:pPr>
              <w:pStyle w:val="Normal"/>
              <w:widowControl w:val="false"/>
              <w:pBdr/>
              <w:spacing w:lineRule="exact" w:line="240" w:before="100" w:after="100"/>
              <w:ind w:left="100" w:right="100" w:hanging="0"/>
              <w:jc w:val="left"/>
              <w:rPr/>
            </w:pPr>
            <w:moveTo w:id="87" w:author="Alex Weber" w:date="2025-05-05T11:48:53Z">
              <w:r>
                <w:rPr>
                  <w:rFonts w:eastAsia="DejaVu Sans" w:cs="DejaVu Sans" w:ascii="DejaVu Sans" w:hAnsi="DejaVu Sans"/>
                  <w:b w:val="false"/>
                  <w:i w:val="false"/>
                  <w:color w:val="000000"/>
                  <w:sz w:val="22"/>
                  <w:szCs w:val="22"/>
                  <w:u w:val="none"/>
                </w:rPr>
                <w:t>Days on Narcotic Infusion</w:t>
              </w:r>
            </w:moveTo>
          </w:p>
        </w:tc>
        <w:tc>
          <w:tcPr>
            <w:tcW w:w="2064" w:type="dxa"/>
            <w:tcBorders/>
            <w:shd w:color="auto" w:fill="FFFFFF" w:val="clear"/>
            <w:vAlign w:val="center"/>
          </w:tcPr>
          <w:p>
            <w:pPr>
              <w:pStyle w:val="Normal"/>
              <w:widowControl w:val="false"/>
              <w:pBdr/>
              <w:spacing w:lineRule="exact" w:line="240" w:before="100" w:after="100"/>
              <w:ind w:left="100" w:right="100" w:hanging="0"/>
              <w:jc w:val="right"/>
              <w:rPr/>
            </w:pPr>
            <w:moveTo w:id="89" w:author="Alex Weber" w:date="2025-05-05T11:48:53Z">
              <w:r>
                <w:rPr>
                  <w:rFonts w:eastAsia="DejaVu Sans" w:cs="DejaVu Sans" w:ascii="DejaVu Sans" w:hAnsi="DejaVu Sans"/>
                  <w:b w:val="false"/>
                  <w:i w:val="false"/>
                  <w:color w:val="000000"/>
                  <w:sz w:val="22"/>
                  <w:szCs w:val="22"/>
                  <w:u w:val="none"/>
                </w:rPr>
                <w:t>1 (0–2)</w:t>
              </w:r>
            </w:moveTo>
          </w:p>
        </w:tc>
      </w:tr>
      <w:tr>
        <w:trPr>
          <w:trHeight w:val="624" w:hRule="atLeast"/>
        </w:trPr>
        <w:tc>
          <w:tcPr>
            <w:tcW w:w="2296" w:type="dxa"/>
            <w:tcBorders/>
            <w:shd w:color="auto" w:fill="FFFFFF" w:val="clear"/>
            <w:vAlign w:val="center"/>
          </w:tcPr>
          <w:p>
            <w:pPr>
              <w:pStyle w:val="Normal"/>
              <w:widowControl w:val="false"/>
              <w:pBdr/>
              <w:spacing w:lineRule="exact" w:line="240" w:before="100" w:after="100"/>
              <w:ind w:left="100" w:right="100" w:hanging="0"/>
              <w:jc w:val="left"/>
              <w:rPr/>
            </w:pPr>
            <w:moveTo w:id="91" w:author="Alex Weber" w:date="2025-05-05T11:48:53Z">
              <w:r>
                <w:rPr>
                  <w:rFonts w:eastAsia="DejaVu Sans" w:cs="DejaVu Sans" w:ascii="DejaVu Sans" w:hAnsi="DejaVu Sans"/>
                  <w:b w:val="false"/>
                  <w:i w:val="false"/>
                  <w:color w:val="000000"/>
                  <w:sz w:val="22"/>
                  <w:szCs w:val="22"/>
                  <w:u w:val="none"/>
                </w:rPr>
                <w:t>No</w:t>
              </w:r>
            </w:moveTo>
          </w:p>
        </w:tc>
        <w:tc>
          <w:tcPr>
            <w:tcW w:w="1149" w:type="dxa"/>
            <w:tcBorders>
              <w:right w:val="single" w:sz="8" w:space="0" w:color="666666"/>
            </w:tcBorders>
            <w:shd w:color="auto" w:fill="FFFFFF" w:val="clear"/>
            <w:vAlign w:val="center"/>
          </w:tcPr>
          <w:p>
            <w:pPr>
              <w:pStyle w:val="Normal"/>
              <w:widowControl w:val="false"/>
              <w:pBdr/>
              <w:spacing w:lineRule="exact" w:line="240" w:before="100" w:after="100"/>
              <w:ind w:left="100" w:right="100" w:hanging="0"/>
              <w:jc w:val="right"/>
              <w:rPr/>
            </w:pPr>
            <w:moveTo w:id="93" w:author="Alex Weber" w:date="2025-05-05T11:48:53Z">
              <w:r>
                <w:rPr>
                  <w:rFonts w:eastAsia="DejaVu Sans" w:cs="DejaVu Sans" w:ascii="DejaVu Sans" w:hAnsi="DejaVu Sans"/>
                  <w:b w:val="false"/>
                  <w:i w:val="false"/>
                  <w:color w:val="000000"/>
                  <w:sz w:val="22"/>
                  <w:szCs w:val="22"/>
                  <w:u w:val="none"/>
                </w:rPr>
                <w:t>12 (63.2%)</w:t>
              </w:r>
            </w:moveTo>
          </w:p>
        </w:tc>
        <w:tc>
          <w:tcPr>
            <w:tcW w:w="3850" w:type="dxa"/>
            <w:tcBorders>
              <w:left w:val="single" w:sz="8" w:space="0" w:color="666666"/>
            </w:tcBorders>
            <w:shd w:color="auto" w:fill="FFFFFF" w:val="clear"/>
            <w:vAlign w:val="center"/>
          </w:tcPr>
          <w:p>
            <w:pPr>
              <w:pStyle w:val="Normal"/>
              <w:widowControl w:val="false"/>
              <w:pBdr/>
              <w:spacing w:lineRule="exact" w:line="240" w:before="100" w:after="100"/>
              <w:ind w:left="100" w:right="100" w:hanging="0"/>
              <w:jc w:val="left"/>
              <w:rPr/>
            </w:pPr>
            <w:moveTo w:id="95" w:author="Alex Weber" w:date="2025-05-05T11:48:53Z">
              <w:r>
                <w:rPr>
                  <w:rFonts w:eastAsia="DejaVu Sans" w:cs="DejaVu Sans" w:ascii="DejaVu Sans" w:hAnsi="DejaVu Sans"/>
                  <w:b w:val="false"/>
                  <w:i w:val="false"/>
                  <w:color w:val="000000"/>
                  <w:sz w:val="22"/>
                  <w:szCs w:val="22"/>
                  <w:u w:val="none"/>
                </w:rPr>
                <w:t>Days on Category 1 (invasive ventilation)</w:t>
              </w:r>
            </w:moveTo>
          </w:p>
        </w:tc>
        <w:tc>
          <w:tcPr>
            <w:tcW w:w="2064" w:type="dxa"/>
            <w:tcBorders/>
            <w:shd w:color="auto" w:fill="FFFFFF" w:val="clear"/>
            <w:vAlign w:val="center"/>
          </w:tcPr>
          <w:p>
            <w:pPr>
              <w:pStyle w:val="Normal"/>
              <w:widowControl w:val="false"/>
              <w:pBdr/>
              <w:spacing w:lineRule="exact" w:line="240" w:before="100" w:after="100"/>
              <w:ind w:left="100" w:right="100" w:hanging="0"/>
              <w:jc w:val="right"/>
              <w:rPr/>
            </w:pPr>
            <w:moveTo w:id="97" w:author="Alex Weber" w:date="2025-05-05T11:48:53Z">
              <w:r>
                <w:rPr>
                  <w:rFonts w:eastAsia="DejaVu Sans" w:cs="DejaVu Sans" w:ascii="DejaVu Sans" w:hAnsi="DejaVu Sans"/>
                  <w:b w:val="false"/>
                  <w:i w:val="false"/>
                  <w:color w:val="000000"/>
                  <w:sz w:val="22"/>
                  <w:szCs w:val="22"/>
                  <w:u w:val="none"/>
                </w:rPr>
                <w:t>2 (0–4)</w:t>
              </w:r>
            </w:moveTo>
          </w:p>
        </w:tc>
      </w:tr>
      <w:tr>
        <w:trPr>
          <w:trHeight w:val="624" w:hRule="atLeast"/>
        </w:trPr>
        <w:tc>
          <w:tcPr>
            <w:tcW w:w="2296" w:type="dxa"/>
            <w:tcBorders/>
            <w:shd w:color="auto" w:fill="FFFFFF" w:val="clear"/>
            <w:vAlign w:val="center"/>
          </w:tcPr>
          <w:p>
            <w:pPr>
              <w:pStyle w:val="Normal"/>
              <w:widowControl w:val="false"/>
              <w:pBdr/>
              <w:spacing w:lineRule="exact" w:line="240" w:before="100" w:after="100"/>
              <w:ind w:left="100" w:right="100" w:hanging="0"/>
              <w:jc w:val="left"/>
              <w:rPr/>
            </w:pPr>
            <w:moveTo w:id="99" w:author="Alex Weber" w:date="2025-05-05T11:48:53Z">
              <w:r>
                <w:rPr>
                  <w:rFonts w:eastAsia="DejaVu Sans" w:cs="DejaVu Sans" w:ascii="DejaVu Sans" w:hAnsi="DejaVu Sans"/>
                  <w:b w:val="false"/>
                  <w:i w:val="false"/>
                  <w:color w:val="000000"/>
                  <w:sz w:val="22"/>
                  <w:szCs w:val="22"/>
                  <w:u w:val="none"/>
                </w:rPr>
                <w:t>Unknown</w:t>
              </w:r>
            </w:moveTo>
          </w:p>
        </w:tc>
        <w:tc>
          <w:tcPr>
            <w:tcW w:w="1149" w:type="dxa"/>
            <w:tcBorders>
              <w:right w:val="single" w:sz="8" w:space="0" w:color="666666"/>
            </w:tcBorders>
            <w:shd w:color="auto" w:fill="FFFFFF" w:val="clear"/>
            <w:vAlign w:val="center"/>
          </w:tcPr>
          <w:p>
            <w:pPr>
              <w:pStyle w:val="Normal"/>
              <w:widowControl w:val="false"/>
              <w:pBdr/>
              <w:spacing w:lineRule="exact" w:line="240" w:before="100" w:after="100"/>
              <w:ind w:left="100" w:right="100" w:hanging="0"/>
              <w:jc w:val="right"/>
              <w:rPr/>
            </w:pPr>
            <w:moveTo w:id="101" w:author="Alex Weber" w:date="2025-05-05T11:48:53Z">
              <w:r>
                <w:rPr>
                  <w:rFonts w:eastAsia="DejaVu Sans" w:cs="DejaVu Sans" w:ascii="DejaVu Sans" w:hAnsi="DejaVu Sans"/>
                  <w:b w:val="false"/>
                  <w:i w:val="false"/>
                  <w:color w:val="000000"/>
                  <w:sz w:val="22"/>
                  <w:szCs w:val="22"/>
                  <w:u w:val="none"/>
                </w:rPr>
                <w:t>3 (15.8%)</w:t>
              </w:r>
            </w:moveTo>
          </w:p>
        </w:tc>
        <w:tc>
          <w:tcPr>
            <w:tcW w:w="3850" w:type="dxa"/>
            <w:tcBorders>
              <w:left w:val="single" w:sz="8" w:space="0" w:color="666666"/>
            </w:tcBorders>
            <w:shd w:color="auto" w:fill="FFFFFF" w:val="clear"/>
            <w:vAlign w:val="center"/>
          </w:tcPr>
          <w:p>
            <w:pPr>
              <w:pStyle w:val="Normal"/>
              <w:widowControl w:val="false"/>
              <w:pBdr/>
              <w:spacing w:lineRule="exact" w:line="240" w:before="100" w:after="100"/>
              <w:ind w:left="100" w:right="100" w:hanging="0"/>
              <w:jc w:val="left"/>
              <w:rPr/>
            </w:pPr>
            <w:moveTo w:id="103" w:author="Alex Weber" w:date="2025-05-05T11:48:53Z">
              <w:r>
                <w:rPr>
                  <w:rFonts w:eastAsia="DejaVu Sans" w:cs="DejaVu Sans" w:ascii="DejaVu Sans" w:hAnsi="DejaVu Sans"/>
                  <w:b w:val="false"/>
                  <w:i w:val="false"/>
                  <w:color w:val="000000"/>
                  <w:sz w:val="22"/>
                  <w:szCs w:val="22"/>
                  <w:u w:val="none"/>
                </w:rPr>
                <w:t>Days on Category 2 (non-invasive ventilation)</w:t>
              </w:r>
            </w:moveTo>
          </w:p>
        </w:tc>
        <w:tc>
          <w:tcPr>
            <w:tcW w:w="2064" w:type="dxa"/>
            <w:tcBorders/>
            <w:shd w:color="auto" w:fill="FFFFFF" w:val="clear"/>
            <w:vAlign w:val="center"/>
          </w:tcPr>
          <w:p>
            <w:pPr>
              <w:pStyle w:val="Normal"/>
              <w:widowControl w:val="false"/>
              <w:pBdr/>
              <w:spacing w:lineRule="exact" w:line="240" w:before="100" w:after="100"/>
              <w:ind w:left="100" w:right="100" w:hanging="0"/>
              <w:jc w:val="right"/>
              <w:rPr/>
            </w:pPr>
            <w:moveTo w:id="105" w:author="Alex Weber" w:date="2025-05-05T11:48:53Z">
              <w:r>
                <w:rPr>
                  <w:rFonts w:eastAsia="DejaVu Sans" w:cs="DejaVu Sans" w:ascii="DejaVu Sans" w:hAnsi="DejaVu Sans"/>
                  <w:b w:val="false"/>
                  <w:i w:val="false"/>
                  <w:color w:val="000000"/>
                  <w:sz w:val="22"/>
                  <w:szCs w:val="22"/>
                  <w:u w:val="none"/>
                </w:rPr>
                <w:t>19 (11.5–32)</w:t>
              </w:r>
            </w:moveTo>
          </w:p>
        </w:tc>
      </w:tr>
      <w:tr>
        <w:trPr>
          <w:trHeight w:val="624" w:hRule="atLeast"/>
        </w:trPr>
        <w:tc>
          <w:tcPr>
            <w:tcW w:w="3445" w:type="dxa"/>
            <w:gridSpan w:val="2"/>
            <w:tcBorders/>
            <w:shd w:color="auto" w:fill="FFFFFF" w:val="clear"/>
            <w:vAlign w:val="center"/>
          </w:tcPr>
          <w:p>
            <w:pPr>
              <w:pStyle w:val="Normal"/>
              <w:widowControl w:val="false"/>
              <w:pBdr/>
              <w:spacing w:lineRule="exact" w:line="240" w:before="100" w:after="100"/>
              <w:ind w:left="100" w:right="100" w:hanging="0"/>
              <w:jc w:val="center"/>
              <w:rPr/>
            </w:pPr>
            <w:moveTo w:id="107" w:author="Alex Weber" w:date="2025-05-05T11:48:53Z">
              <w:r>
                <w:rPr>
                  <w:rFonts w:eastAsia="DejaVu Sans" w:cs="DejaVu Sans" w:ascii="DejaVu Sans" w:hAnsi="DejaVu Sans"/>
                  <w:b/>
                  <w:i/>
                  <w:color w:val="000000"/>
                  <w:sz w:val="22"/>
                  <w:szCs w:val="22"/>
                  <w:u w:val="none"/>
                </w:rPr>
                <w:t>Leukocytosis</w:t>
              </w:r>
            </w:moveTo>
          </w:p>
        </w:tc>
        <w:tc>
          <w:tcPr>
            <w:tcW w:w="3850" w:type="dxa"/>
            <w:tcBorders>
              <w:left w:val="single" w:sz="8" w:space="0" w:color="666666"/>
            </w:tcBorders>
            <w:shd w:color="auto" w:fill="FFFFFF" w:val="clear"/>
            <w:vAlign w:val="center"/>
          </w:tcPr>
          <w:p>
            <w:pPr>
              <w:pStyle w:val="Normal"/>
              <w:widowControl w:val="false"/>
              <w:pBdr/>
              <w:spacing w:lineRule="exact" w:line="240" w:before="100" w:after="100"/>
              <w:ind w:left="100" w:right="100" w:hanging="0"/>
              <w:jc w:val="left"/>
              <w:rPr/>
            </w:pPr>
            <w:moveTo w:id="109" w:author="Alex Weber" w:date="2025-05-05T11:48:53Z">
              <w:r>
                <w:rPr>
                  <w:rFonts w:eastAsia="DejaVu Sans" w:cs="DejaVu Sans" w:ascii="DejaVu Sans" w:hAnsi="DejaVu Sans"/>
                  <w:b w:val="false"/>
                  <w:i w:val="false"/>
                  <w:color w:val="000000"/>
                  <w:sz w:val="22"/>
                  <w:szCs w:val="22"/>
                  <w:u w:val="none"/>
                </w:rPr>
                <w:t>Days on Category 3 (high-flow/low-flow)</w:t>
              </w:r>
            </w:moveTo>
          </w:p>
        </w:tc>
        <w:tc>
          <w:tcPr>
            <w:tcW w:w="2064" w:type="dxa"/>
            <w:tcBorders/>
            <w:shd w:color="auto" w:fill="FFFFFF" w:val="clear"/>
            <w:vAlign w:val="center"/>
          </w:tcPr>
          <w:p>
            <w:pPr>
              <w:pStyle w:val="Normal"/>
              <w:widowControl w:val="false"/>
              <w:pBdr/>
              <w:spacing w:lineRule="exact" w:line="240" w:before="100" w:after="100"/>
              <w:ind w:left="100" w:right="100" w:hanging="0"/>
              <w:jc w:val="right"/>
              <w:rPr/>
            </w:pPr>
            <w:moveTo w:id="111" w:author="Alex Weber" w:date="2025-05-05T11:48:53Z">
              <w:r>
                <w:rPr>
                  <w:rFonts w:eastAsia="DejaVu Sans" w:cs="DejaVu Sans" w:ascii="DejaVu Sans" w:hAnsi="DejaVu Sans"/>
                  <w:b w:val="false"/>
                  <w:i w:val="false"/>
                  <w:color w:val="000000"/>
                  <w:sz w:val="22"/>
                  <w:szCs w:val="22"/>
                  <w:u w:val="none"/>
                </w:rPr>
                <w:t>7 (5.5–12)</w:t>
              </w:r>
            </w:moveTo>
          </w:p>
        </w:tc>
      </w:tr>
      <w:tr>
        <w:trPr>
          <w:trHeight w:val="624" w:hRule="atLeast"/>
        </w:trPr>
        <w:tc>
          <w:tcPr>
            <w:tcW w:w="2296" w:type="dxa"/>
            <w:tcBorders/>
            <w:shd w:color="auto" w:fill="FFFFFF" w:val="clear"/>
            <w:vAlign w:val="center"/>
          </w:tcPr>
          <w:p>
            <w:pPr>
              <w:pStyle w:val="Normal"/>
              <w:widowControl w:val="false"/>
              <w:pBdr/>
              <w:spacing w:lineRule="exact" w:line="240" w:before="100" w:after="100"/>
              <w:ind w:left="100" w:right="100" w:hanging="0"/>
              <w:jc w:val="left"/>
              <w:rPr/>
            </w:pPr>
            <w:moveTo w:id="113" w:author="Alex Weber" w:date="2025-05-05T11:48:53Z">
              <w:r>
                <w:rPr>
                  <w:rFonts w:eastAsia="DejaVu Sans" w:cs="DejaVu Sans" w:ascii="DejaVu Sans" w:hAnsi="DejaVu Sans"/>
                  <w:b w:val="false"/>
                  <w:i w:val="false"/>
                  <w:color w:val="000000"/>
                  <w:sz w:val="22"/>
                  <w:szCs w:val="22"/>
                  <w:u w:val="none"/>
                </w:rPr>
                <w:t>Yes</w:t>
              </w:r>
            </w:moveTo>
          </w:p>
        </w:tc>
        <w:tc>
          <w:tcPr>
            <w:tcW w:w="1149" w:type="dxa"/>
            <w:tcBorders>
              <w:right w:val="single" w:sz="8" w:space="0" w:color="666666"/>
            </w:tcBorders>
            <w:shd w:color="auto" w:fill="FFFFFF" w:val="clear"/>
            <w:vAlign w:val="center"/>
          </w:tcPr>
          <w:p>
            <w:pPr>
              <w:pStyle w:val="Normal"/>
              <w:widowControl w:val="false"/>
              <w:pBdr/>
              <w:spacing w:lineRule="exact" w:line="240" w:before="100" w:after="100"/>
              <w:ind w:left="100" w:right="100" w:hanging="0"/>
              <w:jc w:val="right"/>
              <w:rPr/>
            </w:pPr>
            <w:moveTo w:id="115" w:author="Alex Weber" w:date="2025-05-05T11:48:53Z">
              <w:r>
                <w:rPr>
                  <w:rFonts w:eastAsia="DejaVu Sans" w:cs="DejaVu Sans" w:ascii="DejaVu Sans" w:hAnsi="DejaVu Sans"/>
                  <w:b w:val="false"/>
                  <w:i w:val="false"/>
                  <w:color w:val="000000"/>
                  <w:sz w:val="22"/>
                  <w:szCs w:val="22"/>
                  <w:u w:val="none"/>
                </w:rPr>
                <w:t>1 (5.3%)</w:t>
              </w:r>
            </w:moveTo>
          </w:p>
        </w:tc>
        <w:tc>
          <w:tcPr>
            <w:tcW w:w="3850" w:type="dxa"/>
            <w:tcBorders>
              <w:left w:val="single" w:sz="8" w:space="0" w:color="666666"/>
            </w:tcBorders>
            <w:shd w:color="auto" w:fill="FFFFFF" w:val="clear"/>
            <w:vAlign w:val="center"/>
          </w:tcPr>
          <w:p>
            <w:pPr>
              <w:pStyle w:val="Normal"/>
              <w:widowControl w:val="false"/>
              <w:pBdr/>
              <w:spacing w:lineRule="exact" w:line="240" w:before="100" w:after="100"/>
              <w:ind w:left="100" w:right="100" w:hanging="0"/>
              <w:jc w:val="left"/>
              <w:rPr/>
            </w:pPr>
            <w:moveTo w:id="117" w:author="Alex Weber" w:date="2025-05-05T11:48:53Z">
              <w:r>
                <w:rPr>
                  <w:rFonts w:eastAsia="DejaVu Sans" w:cs="DejaVu Sans" w:ascii="DejaVu Sans" w:hAnsi="DejaVu Sans"/>
                  <w:b w:val="false"/>
                  <w:i w:val="false"/>
                  <w:color w:val="000000"/>
                  <w:sz w:val="22"/>
                  <w:szCs w:val="22"/>
                  <w:u w:val="none"/>
                </w:rPr>
                <w:t>Total Days on Respiratory Support</w:t>
              </w:r>
            </w:moveTo>
          </w:p>
        </w:tc>
        <w:tc>
          <w:tcPr>
            <w:tcW w:w="2064" w:type="dxa"/>
            <w:tcBorders/>
            <w:shd w:color="auto" w:fill="FFFFFF" w:val="clear"/>
            <w:vAlign w:val="center"/>
          </w:tcPr>
          <w:p>
            <w:pPr>
              <w:pStyle w:val="Normal"/>
              <w:widowControl w:val="false"/>
              <w:pBdr/>
              <w:spacing w:lineRule="exact" w:line="240" w:before="100" w:after="100"/>
              <w:ind w:left="100" w:right="100" w:hanging="0"/>
              <w:jc w:val="right"/>
              <w:rPr/>
            </w:pPr>
            <w:moveTo w:id="119" w:author="Alex Weber" w:date="2025-05-05T11:48:53Z">
              <w:r>
                <w:rPr>
                  <w:rFonts w:eastAsia="DejaVu Sans" w:cs="DejaVu Sans" w:ascii="DejaVu Sans" w:hAnsi="DejaVu Sans"/>
                  <w:b w:val="false"/>
                  <w:i w:val="false"/>
                  <w:color w:val="000000"/>
                  <w:sz w:val="22"/>
                  <w:szCs w:val="22"/>
                  <w:u w:val="none"/>
                </w:rPr>
                <w:t>31 (23–51.5)</w:t>
              </w:r>
            </w:moveTo>
          </w:p>
        </w:tc>
      </w:tr>
      <w:tr>
        <w:trPr>
          <w:trHeight w:val="624" w:hRule="atLeast"/>
        </w:trPr>
        <w:tc>
          <w:tcPr>
            <w:tcW w:w="2296" w:type="dxa"/>
            <w:tcBorders/>
            <w:shd w:color="auto" w:fill="FFFFFF" w:val="clear"/>
            <w:vAlign w:val="center"/>
          </w:tcPr>
          <w:p>
            <w:pPr>
              <w:pStyle w:val="Normal"/>
              <w:widowControl w:val="false"/>
              <w:pBdr/>
              <w:spacing w:lineRule="exact" w:line="240" w:before="100" w:after="100"/>
              <w:ind w:left="100" w:right="100" w:hanging="0"/>
              <w:jc w:val="left"/>
              <w:rPr/>
            </w:pPr>
            <w:moveTo w:id="121" w:author="Alex Weber" w:date="2025-05-05T11:48:53Z">
              <w:r>
                <w:rPr>
                  <w:rFonts w:eastAsia="DejaVu Sans" w:cs="DejaVu Sans" w:ascii="DejaVu Sans" w:hAnsi="DejaVu Sans"/>
                  <w:b w:val="false"/>
                  <w:i w:val="false"/>
                  <w:color w:val="000000"/>
                  <w:sz w:val="22"/>
                  <w:szCs w:val="22"/>
                  <w:u w:val="none"/>
                </w:rPr>
                <w:t>No</w:t>
              </w:r>
            </w:moveTo>
          </w:p>
        </w:tc>
        <w:tc>
          <w:tcPr>
            <w:tcW w:w="1149" w:type="dxa"/>
            <w:tcBorders>
              <w:right w:val="single" w:sz="8" w:space="0" w:color="666666"/>
            </w:tcBorders>
            <w:shd w:color="auto" w:fill="FFFFFF" w:val="clear"/>
            <w:vAlign w:val="center"/>
          </w:tcPr>
          <w:p>
            <w:pPr>
              <w:pStyle w:val="Normal"/>
              <w:widowControl w:val="false"/>
              <w:pBdr/>
              <w:spacing w:lineRule="exact" w:line="240" w:before="100" w:after="100"/>
              <w:ind w:left="100" w:right="100" w:hanging="0"/>
              <w:jc w:val="right"/>
              <w:rPr/>
            </w:pPr>
            <w:moveTo w:id="123" w:author="Alex Weber" w:date="2025-05-05T11:48:53Z">
              <w:r>
                <w:rPr>
                  <w:rFonts w:eastAsia="DejaVu Sans" w:cs="DejaVu Sans" w:ascii="DejaVu Sans" w:hAnsi="DejaVu Sans"/>
                  <w:b w:val="false"/>
                  <w:i w:val="false"/>
                  <w:color w:val="000000"/>
                  <w:sz w:val="22"/>
                  <w:szCs w:val="22"/>
                  <w:u w:val="none"/>
                </w:rPr>
                <w:t>4 (21%)</w:t>
              </w:r>
            </w:moveTo>
          </w:p>
        </w:tc>
        <w:tc>
          <w:tcPr>
            <w:tcW w:w="3850" w:type="dxa"/>
            <w:tcBorders>
              <w:left w:val="single" w:sz="8" w:space="0" w:color="666666"/>
            </w:tcBorders>
            <w:shd w:color="auto" w:fill="FFFFFF" w:val="clear"/>
            <w:vAlign w:val="center"/>
          </w:tcPr>
          <w:p>
            <w:pPr>
              <w:pStyle w:val="Normal"/>
              <w:widowControl w:val="false"/>
              <w:pBdr/>
              <w:spacing w:lineRule="exact" w:line="240" w:before="100" w:after="100"/>
              <w:ind w:left="100" w:right="100" w:hanging="0"/>
              <w:jc w:val="left"/>
              <w:rPr/>
            </w:pPr>
            <w:moveTo w:id="125" w:author="Alex Weber" w:date="2025-05-05T11:48:53Z">
              <w:r>
                <w:rPr>
                  <w:rFonts w:eastAsia="DejaVu Sans" w:cs="DejaVu Sans" w:ascii="DejaVu Sans" w:hAnsi="DejaVu Sans"/>
                  <w:b w:val="false"/>
                  <w:i w:val="false"/>
                  <w:color w:val="000000"/>
                  <w:sz w:val="22"/>
                  <w:szCs w:val="22"/>
                  <w:u w:val="none"/>
                </w:rPr>
                <w:t>Days in Room Air</w:t>
              </w:r>
            </w:moveTo>
          </w:p>
        </w:tc>
        <w:tc>
          <w:tcPr>
            <w:tcW w:w="2064" w:type="dxa"/>
            <w:tcBorders/>
            <w:shd w:color="auto" w:fill="FFFFFF" w:val="clear"/>
            <w:vAlign w:val="center"/>
          </w:tcPr>
          <w:p>
            <w:pPr>
              <w:pStyle w:val="Normal"/>
              <w:widowControl w:val="false"/>
              <w:pBdr/>
              <w:spacing w:lineRule="exact" w:line="240" w:before="100" w:after="100"/>
              <w:ind w:left="100" w:right="100" w:hanging="0"/>
              <w:jc w:val="right"/>
              <w:rPr/>
            </w:pPr>
            <w:moveTo w:id="127" w:author="Alex Weber" w:date="2025-05-05T11:48:53Z">
              <w:r>
                <w:rPr>
                  <w:rFonts w:eastAsia="DejaVu Sans" w:cs="DejaVu Sans" w:ascii="DejaVu Sans" w:hAnsi="DejaVu Sans"/>
                  <w:b w:val="false"/>
                  <w:i w:val="false"/>
                  <w:color w:val="000000"/>
                  <w:sz w:val="22"/>
                  <w:szCs w:val="22"/>
                  <w:u w:val="none"/>
                </w:rPr>
                <w:t>11 (3.5–23)</w:t>
              </w:r>
            </w:moveTo>
          </w:p>
        </w:tc>
      </w:tr>
      <w:tr>
        <w:trPr>
          <w:trHeight w:val="607" w:hRule="atLeast"/>
        </w:trPr>
        <w:tc>
          <w:tcPr>
            <w:tcW w:w="2296" w:type="dxa"/>
            <w:tcBorders/>
            <w:shd w:color="auto" w:fill="FFFFFF" w:val="clear"/>
            <w:vAlign w:val="center"/>
          </w:tcPr>
          <w:p>
            <w:pPr>
              <w:pStyle w:val="Normal"/>
              <w:widowControl w:val="false"/>
              <w:pBdr/>
              <w:spacing w:lineRule="exact" w:line="240" w:before="100" w:after="100"/>
              <w:ind w:left="100" w:right="100" w:hanging="0"/>
              <w:jc w:val="left"/>
              <w:rPr/>
            </w:pPr>
            <w:moveTo w:id="129" w:author="Alex Weber" w:date="2025-05-05T11:48:53Z">
              <w:r>
                <w:rPr>
                  <w:rFonts w:eastAsia="DejaVu Sans" w:cs="DejaVu Sans" w:ascii="DejaVu Sans" w:hAnsi="DejaVu Sans"/>
                  <w:b w:val="false"/>
                  <w:i w:val="false"/>
                  <w:color w:val="000000"/>
                  <w:sz w:val="22"/>
                  <w:szCs w:val="22"/>
                  <w:u w:val="none"/>
                </w:rPr>
                <w:t>Unknown</w:t>
              </w:r>
            </w:moveTo>
          </w:p>
        </w:tc>
        <w:tc>
          <w:tcPr>
            <w:tcW w:w="1149" w:type="dxa"/>
            <w:tcBorders>
              <w:right w:val="single" w:sz="8" w:space="0" w:color="666666"/>
            </w:tcBorders>
            <w:shd w:color="auto" w:fill="FFFFFF" w:val="clear"/>
            <w:vAlign w:val="center"/>
          </w:tcPr>
          <w:p>
            <w:pPr>
              <w:pStyle w:val="Normal"/>
              <w:widowControl w:val="false"/>
              <w:pBdr/>
              <w:spacing w:lineRule="exact" w:line="240" w:before="100" w:after="100"/>
              <w:ind w:left="100" w:right="100" w:hanging="0"/>
              <w:jc w:val="right"/>
              <w:rPr/>
            </w:pPr>
            <w:moveTo w:id="131" w:author="Alex Weber" w:date="2025-05-05T11:48:53Z">
              <w:r>
                <w:rPr>
                  <w:rFonts w:eastAsia="DejaVu Sans" w:cs="DejaVu Sans" w:ascii="DejaVu Sans" w:hAnsi="DejaVu Sans"/>
                  <w:b w:val="false"/>
                  <w:i w:val="false"/>
                  <w:color w:val="000000"/>
                  <w:sz w:val="22"/>
                  <w:szCs w:val="22"/>
                  <w:u w:val="none"/>
                </w:rPr>
                <w:t>14 (73.7%)</w:t>
              </w:r>
            </w:moveTo>
          </w:p>
        </w:tc>
        <w:tc>
          <w:tcPr>
            <w:tcW w:w="3850" w:type="dxa"/>
            <w:tcBorders>
              <w:left w:val="single" w:sz="8" w:space="0" w:color="666666"/>
            </w:tcBorders>
            <w:shd w:color="auto" w:fill="FFFFFF" w:val="clear"/>
            <w:vAlign w:val="center"/>
          </w:tcPr>
          <w:p>
            <w:pPr>
              <w:pStyle w:val="Normal"/>
              <w:widowControl w:val="false"/>
              <w:pBdr/>
              <w:spacing w:lineRule="exact" w:line="240" w:before="100" w:after="100"/>
              <w:ind w:left="100" w:right="100" w:hanging="0"/>
              <w:jc w:val="left"/>
              <w:rPr/>
            </w:pPr>
            <w:moveTo w:id="133" w:author="Alex Weber" w:date="2025-05-05T11:48:53Z">
              <w:r>
                <w:rPr/>
              </w:r>
            </w:moveTo>
          </w:p>
        </w:tc>
        <w:tc>
          <w:tcPr>
            <w:tcW w:w="2064" w:type="dxa"/>
            <w:tcBorders/>
            <w:shd w:color="auto" w:fill="FFFFFF" w:val="clear"/>
            <w:vAlign w:val="center"/>
          </w:tcPr>
          <w:p>
            <w:pPr>
              <w:pStyle w:val="Normal"/>
              <w:widowControl w:val="false"/>
              <w:pBdr/>
              <w:spacing w:lineRule="exact" w:line="240" w:before="100" w:after="100"/>
              <w:ind w:left="100" w:right="100" w:hanging="0"/>
              <w:jc w:val="right"/>
              <w:rPr/>
            </w:pPr>
            <w:moveTo w:id="135" w:author="Alex Weber" w:date="2025-05-05T11:48:53Z">
              <w:r>
                <w:rPr/>
              </w:r>
            </w:moveTo>
          </w:p>
        </w:tc>
      </w:tr>
      <w:tr>
        <w:trPr>
          <w:trHeight w:val="624" w:hRule="atLeast"/>
        </w:trPr>
        <w:tc>
          <w:tcPr>
            <w:tcW w:w="2296" w:type="dxa"/>
            <w:tcBorders/>
            <w:shd w:color="auto" w:fill="FFFFFF" w:val="clear"/>
            <w:vAlign w:val="center"/>
          </w:tcPr>
          <w:p>
            <w:pPr>
              <w:pStyle w:val="Normal"/>
              <w:widowControl w:val="false"/>
              <w:pBdr/>
              <w:spacing w:lineRule="exact" w:line="240" w:before="100" w:after="100"/>
              <w:ind w:left="100" w:right="100" w:hanging="0"/>
              <w:jc w:val="left"/>
              <w:rPr/>
            </w:pPr>
            <w:moveTo w:id="137" w:author="Alex Weber" w:date="2025-05-05T11:48:53Z">
              <w:r>
                <w:rPr>
                  <w:rFonts w:eastAsia="DejaVu Sans" w:cs="DejaVu Sans" w:ascii="DejaVu Sans" w:hAnsi="DejaVu Sans"/>
                  <w:b w:val="false"/>
                  <w:i w:val="false"/>
                  <w:color w:val="000000"/>
                  <w:sz w:val="22"/>
                  <w:szCs w:val="22"/>
                  <w:u w:val="none"/>
                </w:rPr>
                <w:t>Gestational Hypertension</w:t>
              </w:r>
            </w:moveTo>
          </w:p>
        </w:tc>
        <w:tc>
          <w:tcPr>
            <w:tcW w:w="1149" w:type="dxa"/>
            <w:tcBorders>
              <w:right w:val="single" w:sz="8" w:space="0" w:color="666666"/>
            </w:tcBorders>
            <w:shd w:color="auto" w:fill="FFFFFF" w:val="clear"/>
            <w:vAlign w:val="center"/>
          </w:tcPr>
          <w:p>
            <w:pPr>
              <w:pStyle w:val="Normal"/>
              <w:widowControl w:val="false"/>
              <w:pBdr/>
              <w:spacing w:lineRule="exact" w:line="240" w:before="100" w:after="100"/>
              <w:ind w:left="100" w:right="100" w:hanging="0"/>
              <w:jc w:val="right"/>
              <w:rPr/>
            </w:pPr>
            <w:moveTo w:id="139" w:author="Alex Weber" w:date="2025-05-05T11:48:53Z">
              <w:r>
                <w:rPr>
                  <w:rFonts w:eastAsia="DejaVu Sans" w:cs="DejaVu Sans" w:ascii="DejaVu Sans" w:hAnsi="DejaVu Sans"/>
                  <w:b w:val="false"/>
                  <w:i w:val="false"/>
                  <w:color w:val="000000"/>
                  <w:sz w:val="22"/>
                  <w:szCs w:val="22"/>
                  <w:u w:val="none"/>
                </w:rPr>
                <w:t>3 (15.8%)</w:t>
              </w:r>
            </w:moveTo>
          </w:p>
        </w:tc>
        <w:tc>
          <w:tcPr>
            <w:tcW w:w="3850" w:type="dxa"/>
            <w:tcBorders>
              <w:left w:val="single" w:sz="8" w:space="0" w:color="666666"/>
            </w:tcBorders>
            <w:shd w:color="auto" w:fill="FFFFFF" w:val="clear"/>
            <w:vAlign w:val="center"/>
          </w:tcPr>
          <w:p>
            <w:pPr>
              <w:pStyle w:val="Normal"/>
              <w:widowControl w:val="false"/>
              <w:pBdr/>
              <w:spacing w:lineRule="exact" w:line="240" w:before="100" w:after="100"/>
              <w:ind w:left="100" w:right="100" w:hanging="0"/>
              <w:jc w:val="left"/>
              <w:rPr/>
            </w:pPr>
            <w:moveTo w:id="141" w:author="Alex Weber" w:date="2025-05-05T11:48:53Z">
              <w:r>
                <w:rPr/>
              </w:r>
            </w:moveTo>
          </w:p>
        </w:tc>
        <w:tc>
          <w:tcPr>
            <w:tcW w:w="2064" w:type="dxa"/>
            <w:tcBorders/>
            <w:shd w:color="auto" w:fill="FFFFFF" w:val="clear"/>
            <w:vAlign w:val="center"/>
          </w:tcPr>
          <w:p>
            <w:pPr>
              <w:pStyle w:val="Normal"/>
              <w:widowControl w:val="false"/>
              <w:pBdr/>
              <w:spacing w:lineRule="exact" w:line="240" w:before="100" w:after="100"/>
              <w:ind w:left="100" w:right="100" w:hanging="0"/>
              <w:jc w:val="right"/>
              <w:rPr/>
            </w:pPr>
            <w:moveTo w:id="143" w:author="Alex Weber" w:date="2025-05-05T11:48:53Z">
              <w:r>
                <w:rPr/>
              </w:r>
            </w:moveTo>
          </w:p>
        </w:tc>
      </w:tr>
      <w:tr>
        <w:trPr>
          <w:trHeight w:val="624" w:hRule="atLeast"/>
        </w:trPr>
        <w:tc>
          <w:tcPr>
            <w:tcW w:w="2296" w:type="dxa"/>
            <w:tcBorders/>
            <w:shd w:color="auto" w:fill="FFFFFF" w:val="clear"/>
            <w:vAlign w:val="center"/>
          </w:tcPr>
          <w:p>
            <w:pPr>
              <w:pStyle w:val="Normal"/>
              <w:widowControl w:val="false"/>
              <w:pBdr/>
              <w:spacing w:lineRule="exact" w:line="240" w:before="100" w:after="100"/>
              <w:ind w:left="100" w:right="100" w:hanging="0"/>
              <w:jc w:val="left"/>
              <w:rPr/>
            </w:pPr>
            <w:moveTo w:id="145" w:author="Alex Weber" w:date="2025-05-05T11:48:53Z">
              <w:r>
                <w:rPr>
                  <w:rFonts w:eastAsia="DejaVu Sans" w:cs="DejaVu Sans" w:ascii="DejaVu Sans" w:hAnsi="DejaVu Sans"/>
                  <w:b w:val="false"/>
                  <w:i w:val="false"/>
                  <w:color w:val="000000"/>
                  <w:sz w:val="22"/>
                  <w:szCs w:val="22"/>
                  <w:u w:val="none"/>
                </w:rPr>
                <w:t>Pre-Existing Hypertension</w:t>
              </w:r>
            </w:moveTo>
          </w:p>
        </w:tc>
        <w:tc>
          <w:tcPr>
            <w:tcW w:w="1149" w:type="dxa"/>
            <w:tcBorders>
              <w:right w:val="single" w:sz="8" w:space="0" w:color="666666"/>
            </w:tcBorders>
            <w:shd w:color="auto" w:fill="FFFFFF" w:val="clear"/>
            <w:vAlign w:val="center"/>
          </w:tcPr>
          <w:p>
            <w:pPr>
              <w:pStyle w:val="Normal"/>
              <w:widowControl w:val="false"/>
              <w:pBdr/>
              <w:spacing w:lineRule="exact" w:line="240" w:before="100" w:after="100"/>
              <w:ind w:left="100" w:right="100" w:hanging="0"/>
              <w:jc w:val="right"/>
              <w:rPr/>
            </w:pPr>
            <w:moveTo w:id="147" w:author="Alex Weber" w:date="2025-05-05T11:48:53Z">
              <w:r>
                <w:rPr>
                  <w:rFonts w:eastAsia="DejaVu Sans" w:cs="DejaVu Sans" w:ascii="DejaVu Sans" w:hAnsi="DejaVu Sans"/>
                  <w:b w:val="false"/>
                  <w:i w:val="false"/>
                  <w:color w:val="000000"/>
                  <w:sz w:val="22"/>
                  <w:szCs w:val="22"/>
                  <w:u w:val="none"/>
                </w:rPr>
                <w:t>1 (5.3%)</w:t>
              </w:r>
            </w:moveTo>
          </w:p>
        </w:tc>
        <w:tc>
          <w:tcPr>
            <w:tcW w:w="3850" w:type="dxa"/>
            <w:tcBorders>
              <w:left w:val="single" w:sz="8" w:space="0" w:color="666666"/>
            </w:tcBorders>
            <w:shd w:color="auto" w:fill="FFFFFF" w:val="clear"/>
            <w:vAlign w:val="center"/>
          </w:tcPr>
          <w:p>
            <w:pPr>
              <w:pStyle w:val="Normal"/>
              <w:widowControl w:val="false"/>
              <w:pBdr/>
              <w:spacing w:lineRule="exact" w:line="240" w:before="100" w:after="100"/>
              <w:ind w:left="100" w:right="100" w:hanging="0"/>
              <w:jc w:val="left"/>
              <w:rPr/>
            </w:pPr>
            <w:moveTo w:id="149" w:author="Alex Weber" w:date="2025-05-05T11:48:53Z">
              <w:r>
                <w:rPr/>
              </w:r>
            </w:moveTo>
          </w:p>
        </w:tc>
        <w:tc>
          <w:tcPr>
            <w:tcW w:w="2064" w:type="dxa"/>
            <w:tcBorders/>
            <w:shd w:color="auto" w:fill="FFFFFF" w:val="clear"/>
            <w:vAlign w:val="center"/>
          </w:tcPr>
          <w:p>
            <w:pPr>
              <w:pStyle w:val="Normal"/>
              <w:widowControl w:val="false"/>
              <w:pBdr/>
              <w:spacing w:lineRule="exact" w:line="240" w:before="100" w:after="100"/>
              <w:ind w:left="100" w:right="100" w:hanging="0"/>
              <w:jc w:val="right"/>
              <w:rPr/>
            </w:pPr>
            <w:moveTo w:id="151" w:author="Alex Weber" w:date="2025-05-05T11:48:53Z">
              <w:r>
                <w:rPr/>
              </w:r>
            </w:moveTo>
          </w:p>
        </w:tc>
      </w:tr>
      <w:tr>
        <w:trPr>
          <w:trHeight w:val="624" w:hRule="atLeast"/>
        </w:trPr>
        <w:tc>
          <w:tcPr>
            <w:tcW w:w="3445" w:type="dxa"/>
            <w:gridSpan w:val="2"/>
            <w:tcBorders/>
            <w:shd w:color="auto" w:fill="FFFFFF" w:val="clear"/>
            <w:vAlign w:val="center"/>
          </w:tcPr>
          <w:p>
            <w:pPr>
              <w:pStyle w:val="Normal"/>
              <w:widowControl w:val="false"/>
              <w:pBdr/>
              <w:spacing w:lineRule="exact" w:line="240" w:before="100" w:after="100"/>
              <w:ind w:left="100" w:right="100" w:hanging="0"/>
              <w:jc w:val="center"/>
              <w:rPr/>
            </w:pPr>
            <w:moveTo w:id="153" w:author="Alex Weber" w:date="2025-05-05T11:48:53Z">
              <w:r>
                <w:rPr>
                  <w:rFonts w:eastAsia="DejaVu Sans" w:cs="DejaVu Sans" w:ascii="DejaVu Sans" w:hAnsi="DejaVu Sans"/>
                  <w:b/>
                  <w:i/>
                  <w:color w:val="000000"/>
                  <w:sz w:val="22"/>
                  <w:szCs w:val="22"/>
                  <w:u w:val="none"/>
                </w:rPr>
                <w:t>Systemic Antibiotics</w:t>
              </w:r>
            </w:moveTo>
          </w:p>
        </w:tc>
        <w:tc>
          <w:tcPr>
            <w:tcW w:w="3850" w:type="dxa"/>
            <w:tcBorders>
              <w:left w:val="single" w:sz="8" w:space="0" w:color="666666"/>
            </w:tcBorders>
            <w:shd w:color="auto" w:fill="FFFFFF" w:val="clear"/>
            <w:vAlign w:val="center"/>
          </w:tcPr>
          <w:p>
            <w:pPr>
              <w:pStyle w:val="Normal"/>
              <w:widowControl w:val="false"/>
              <w:pBdr/>
              <w:spacing w:lineRule="exact" w:line="240" w:before="100" w:after="100"/>
              <w:ind w:left="100" w:right="100" w:hanging="0"/>
              <w:jc w:val="left"/>
              <w:rPr/>
            </w:pPr>
            <w:moveTo w:id="155" w:author="Alex Weber" w:date="2025-05-05T11:48:53Z">
              <w:r>
                <w:rPr/>
              </w:r>
            </w:moveTo>
          </w:p>
        </w:tc>
        <w:tc>
          <w:tcPr>
            <w:tcW w:w="2064" w:type="dxa"/>
            <w:tcBorders/>
            <w:shd w:color="auto" w:fill="FFFFFF" w:val="clear"/>
            <w:vAlign w:val="center"/>
          </w:tcPr>
          <w:p>
            <w:pPr>
              <w:pStyle w:val="Normal"/>
              <w:widowControl w:val="false"/>
              <w:pBdr/>
              <w:spacing w:lineRule="exact" w:line="240" w:before="100" w:after="100"/>
              <w:ind w:left="100" w:right="100" w:hanging="0"/>
              <w:jc w:val="right"/>
              <w:rPr/>
            </w:pPr>
            <w:moveTo w:id="157" w:author="Alex Weber" w:date="2025-05-05T11:48:53Z">
              <w:r>
                <w:rPr/>
              </w:r>
            </w:moveTo>
          </w:p>
        </w:tc>
      </w:tr>
      <w:tr>
        <w:trPr>
          <w:trHeight w:val="607" w:hRule="atLeast"/>
        </w:trPr>
        <w:tc>
          <w:tcPr>
            <w:tcW w:w="2296" w:type="dxa"/>
            <w:tcBorders/>
            <w:shd w:color="auto" w:fill="FFFFFF" w:val="clear"/>
            <w:vAlign w:val="center"/>
          </w:tcPr>
          <w:p>
            <w:pPr>
              <w:pStyle w:val="Normal"/>
              <w:widowControl w:val="false"/>
              <w:pBdr/>
              <w:spacing w:lineRule="exact" w:line="240" w:before="100" w:after="100"/>
              <w:ind w:left="100" w:right="100" w:hanging="0"/>
              <w:jc w:val="left"/>
              <w:rPr/>
            </w:pPr>
            <w:moveTo w:id="159" w:author="Alex Weber" w:date="2025-05-05T11:48:53Z">
              <w:r>
                <w:rPr>
                  <w:rFonts w:eastAsia="DejaVu Sans" w:cs="DejaVu Sans" w:ascii="DejaVu Sans" w:hAnsi="DejaVu Sans"/>
                  <w:b w:val="false"/>
                  <w:i w:val="false"/>
                  <w:color w:val="000000"/>
                  <w:sz w:val="22"/>
                  <w:szCs w:val="22"/>
                  <w:u w:val="none"/>
                </w:rPr>
                <w:t>Yes</w:t>
              </w:r>
            </w:moveTo>
          </w:p>
        </w:tc>
        <w:tc>
          <w:tcPr>
            <w:tcW w:w="1149" w:type="dxa"/>
            <w:tcBorders>
              <w:right w:val="single" w:sz="8" w:space="0" w:color="666666"/>
            </w:tcBorders>
            <w:shd w:color="auto" w:fill="FFFFFF" w:val="clear"/>
            <w:vAlign w:val="center"/>
          </w:tcPr>
          <w:p>
            <w:pPr>
              <w:pStyle w:val="Normal"/>
              <w:widowControl w:val="false"/>
              <w:pBdr/>
              <w:spacing w:lineRule="exact" w:line="240" w:before="100" w:after="100"/>
              <w:ind w:left="100" w:right="100" w:hanging="0"/>
              <w:jc w:val="right"/>
              <w:rPr/>
            </w:pPr>
            <w:moveTo w:id="161" w:author="Alex Weber" w:date="2025-05-05T11:48:53Z">
              <w:r>
                <w:rPr>
                  <w:rFonts w:eastAsia="DejaVu Sans" w:cs="DejaVu Sans" w:ascii="DejaVu Sans" w:hAnsi="DejaVu Sans"/>
                  <w:b w:val="false"/>
                  <w:i w:val="false"/>
                  <w:color w:val="000000"/>
                  <w:sz w:val="22"/>
                  <w:szCs w:val="22"/>
                  <w:u w:val="none"/>
                </w:rPr>
                <w:t>15 (78.9%)</w:t>
              </w:r>
            </w:moveTo>
          </w:p>
        </w:tc>
        <w:tc>
          <w:tcPr>
            <w:tcW w:w="3850" w:type="dxa"/>
            <w:tcBorders>
              <w:left w:val="single" w:sz="8" w:space="0" w:color="666666"/>
            </w:tcBorders>
            <w:shd w:color="auto" w:fill="FFFFFF" w:val="clear"/>
            <w:vAlign w:val="center"/>
          </w:tcPr>
          <w:p>
            <w:pPr>
              <w:pStyle w:val="Normal"/>
              <w:widowControl w:val="false"/>
              <w:pBdr/>
              <w:spacing w:lineRule="exact" w:line="240" w:before="100" w:after="100"/>
              <w:ind w:left="100" w:right="100" w:hanging="0"/>
              <w:jc w:val="left"/>
              <w:rPr/>
            </w:pPr>
            <w:moveTo w:id="163" w:author="Alex Weber" w:date="2025-05-05T11:48:53Z">
              <w:r>
                <w:rPr/>
              </w:r>
            </w:moveTo>
          </w:p>
        </w:tc>
        <w:tc>
          <w:tcPr>
            <w:tcW w:w="2064" w:type="dxa"/>
            <w:tcBorders/>
            <w:shd w:color="auto" w:fill="FFFFFF" w:val="clear"/>
            <w:vAlign w:val="center"/>
          </w:tcPr>
          <w:p>
            <w:pPr>
              <w:pStyle w:val="Normal"/>
              <w:widowControl w:val="false"/>
              <w:pBdr/>
              <w:spacing w:lineRule="exact" w:line="240" w:before="100" w:after="100"/>
              <w:ind w:left="100" w:right="100" w:hanging="0"/>
              <w:jc w:val="right"/>
              <w:rPr/>
            </w:pPr>
            <w:moveTo w:id="165" w:author="Alex Weber" w:date="2025-05-05T11:48:53Z">
              <w:r>
                <w:rPr/>
              </w:r>
            </w:moveTo>
          </w:p>
        </w:tc>
      </w:tr>
      <w:tr>
        <w:trPr>
          <w:trHeight w:val="607" w:hRule="atLeast"/>
        </w:trPr>
        <w:tc>
          <w:tcPr>
            <w:tcW w:w="2296" w:type="dxa"/>
            <w:tcBorders/>
            <w:shd w:color="auto" w:fill="FFFFFF" w:val="clear"/>
            <w:vAlign w:val="center"/>
          </w:tcPr>
          <w:p>
            <w:pPr>
              <w:pStyle w:val="Normal"/>
              <w:widowControl w:val="false"/>
              <w:pBdr/>
              <w:spacing w:lineRule="exact" w:line="240" w:before="100" w:after="100"/>
              <w:ind w:left="100" w:right="100" w:hanging="0"/>
              <w:jc w:val="left"/>
              <w:rPr/>
            </w:pPr>
            <w:moveTo w:id="167" w:author="Alex Weber" w:date="2025-05-05T11:48:53Z">
              <w:r>
                <w:rPr>
                  <w:rFonts w:eastAsia="DejaVu Sans" w:cs="DejaVu Sans" w:ascii="DejaVu Sans" w:hAnsi="DejaVu Sans"/>
                  <w:b w:val="false"/>
                  <w:i w:val="false"/>
                  <w:color w:val="000000"/>
                  <w:sz w:val="22"/>
                  <w:szCs w:val="22"/>
                  <w:u w:val="none"/>
                </w:rPr>
                <w:t>No</w:t>
              </w:r>
            </w:moveTo>
          </w:p>
        </w:tc>
        <w:tc>
          <w:tcPr>
            <w:tcW w:w="1149" w:type="dxa"/>
            <w:tcBorders>
              <w:right w:val="single" w:sz="8" w:space="0" w:color="666666"/>
            </w:tcBorders>
            <w:shd w:color="auto" w:fill="FFFFFF" w:val="clear"/>
            <w:vAlign w:val="center"/>
          </w:tcPr>
          <w:p>
            <w:pPr>
              <w:pStyle w:val="Normal"/>
              <w:widowControl w:val="false"/>
              <w:pBdr/>
              <w:spacing w:lineRule="exact" w:line="240" w:before="100" w:after="100"/>
              <w:ind w:left="100" w:right="100" w:hanging="0"/>
              <w:jc w:val="right"/>
              <w:rPr/>
            </w:pPr>
            <w:moveTo w:id="169" w:author="Alex Weber" w:date="2025-05-05T11:48:53Z">
              <w:r>
                <w:rPr>
                  <w:rFonts w:eastAsia="DejaVu Sans" w:cs="DejaVu Sans" w:ascii="DejaVu Sans" w:hAnsi="DejaVu Sans"/>
                  <w:b w:val="false"/>
                  <w:i w:val="false"/>
                  <w:color w:val="000000"/>
                  <w:sz w:val="22"/>
                  <w:szCs w:val="22"/>
                  <w:u w:val="none"/>
                </w:rPr>
                <w:t>1 (5.3%)</w:t>
              </w:r>
            </w:moveTo>
          </w:p>
        </w:tc>
        <w:tc>
          <w:tcPr>
            <w:tcW w:w="3850" w:type="dxa"/>
            <w:tcBorders>
              <w:left w:val="single" w:sz="8" w:space="0" w:color="666666"/>
            </w:tcBorders>
            <w:shd w:color="auto" w:fill="FFFFFF" w:val="clear"/>
            <w:vAlign w:val="center"/>
          </w:tcPr>
          <w:p>
            <w:pPr>
              <w:pStyle w:val="Normal"/>
              <w:widowControl w:val="false"/>
              <w:pBdr/>
              <w:spacing w:lineRule="exact" w:line="240" w:before="100" w:after="100"/>
              <w:ind w:left="100" w:right="100" w:hanging="0"/>
              <w:jc w:val="left"/>
              <w:rPr/>
            </w:pPr>
            <w:moveTo w:id="171" w:author="Alex Weber" w:date="2025-05-05T11:48:53Z">
              <w:r>
                <w:rPr/>
              </w:r>
            </w:moveTo>
          </w:p>
        </w:tc>
        <w:tc>
          <w:tcPr>
            <w:tcW w:w="2064" w:type="dxa"/>
            <w:tcBorders/>
            <w:shd w:color="auto" w:fill="FFFFFF" w:val="clear"/>
            <w:vAlign w:val="center"/>
          </w:tcPr>
          <w:p>
            <w:pPr>
              <w:pStyle w:val="Normal"/>
              <w:widowControl w:val="false"/>
              <w:pBdr/>
              <w:spacing w:lineRule="exact" w:line="240" w:before="100" w:after="100"/>
              <w:ind w:left="100" w:right="100" w:hanging="0"/>
              <w:jc w:val="right"/>
              <w:rPr/>
            </w:pPr>
            <w:moveTo w:id="173" w:author="Alex Weber" w:date="2025-05-05T11:48:53Z">
              <w:r>
                <w:rPr/>
              </w:r>
            </w:moveTo>
          </w:p>
        </w:tc>
      </w:tr>
      <w:tr>
        <w:trPr>
          <w:trHeight w:val="607" w:hRule="atLeast"/>
        </w:trPr>
        <w:tc>
          <w:tcPr>
            <w:tcW w:w="2296" w:type="dxa"/>
            <w:tcBorders/>
            <w:shd w:color="auto" w:fill="FFFFFF" w:val="clear"/>
            <w:vAlign w:val="center"/>
          </w:tcPr>
          <w:p>
            <w:pPr>
              <w:pStyle w:val="Normal"/>
              <w:widowControl w:val="false"/>
              <w:pBdr/>
              <w:spacing w:lineRule="exact" w:line="240" w:before="100" w:after="100"/>
              <w:ind w:left="100" w:right="100" w:hanging="0"/>
              <w:jc w:val="left"/>
              <w:rPr/>
            </w:pPr>
            <w:moveTo w:id="175" w:author="Alex Weber" w:date="2025-05-05T11:48:53Z">
              <w:r>
                <w:rPr>
                  <w:rFonts w:eastAsia="DejaVu Sans" w:cs="DejaVu Sans" w:ascii="DejaVu Sans" w:hAnsi="DejaVu Sans"/>
                  <w:b w:val="false"/>
                  <w:i w:val="false"/>
                  <w:color w:val="000000"/>
                  <w:sz w:val="22"/>
                  <w:szCs w:val="22"/>
                  <w:u w:val="none"/>
                </w:rPr>
                <w:t>Unknown</w:t>
              </w:r>
            </w:moveTo>
          </w:p>
        </w:tc>
        <w:tc>
          <w:tcPr>
            <w:tcW w:w="1149" w:type="dxa"/>
            <w:tcBorders>
              <w:right w:val="single" w:sz="8" w:space="0" w:color="666666"/>
            </w:tcBorders>
            <w:shd w:color="auto" w:fill="FFFFFF" w:val="clear"/>
            <w:vAlign w:val="center"/>
          </w:tcPr>
          <w:p>
            <w:pPr>
              <w:pStyle w:val="Normal"/>
              <w:widowControl w:val="false"/>
              <w:pBdr/>
              <w:spacing w:lineRule="exact" w:line="240" w:before="100" w:after="100"/>
              <w:ind w:left="100" w:right="100" w:hanging="0"/>
              <w:jc w:val="right"/>
              <w:rPr/>
            </w:pPr>
            <w:moveTo w:id="177" w:author="Alex Weber" w:date="2025-05-05T11:48:53Z">
              <w:r>
                <w:rPr>
                  <w:rFonts w:eastAsia="DejaVu Sans" w:cs="DejaVu Sans" w:ascii="DejaVu Sans" w:hAnsi="DejaVu Sans"/>
                  <w:b w:val="false"/>
                  <w:i w:val="false"/>
                  <w:color w:val="000000"/>
                  <w:sz w:val="22"/>
                  <w:szCs w:val="22"/>
                  <w:u w:val="none"/>
                </w:rPr>
                <w:t>3 (15.8%)</w:t>
              </w:r>
            </w:moveTo>
          </w:p>
        </w:tc>
        <w:tc>
          <w:tcPr>
            <w:tcW w:w="3850" w:type="dxa"/>
            <w:tcBorders>
              <w:left w:val="single" w:sz="8" w:space="0" w:color="666666"/>
            </w:tcBorders>
            <w:shd w:color="auto" w:fill="FFFFFF" w:val="clear"/>
            <w:vAlign w:val="center"/>
          </w:tcPr>
          <w:p>
            <w:pPr>
              <w:pStyle w:val="Normal"/>
              <w:widowControl w:val="false"/>
              <w:pBdr/>
              <w:spacing w:lineRule="exact" w:line="240" w:before="100" w:after="100"/>
              <w:ind w:left="100" w:right="100" w:hanging="0"/>
              <w:jc w:val="left"/>
              <w:rPr/>
            </w:pPr>
            <w:moveTo w:id="179" w:author="Alex Weber" w:date="2025-05-05T11:48:53Z">
              <w:r>
                <w:rPr/>
              </w:r>
            </w:moveTo>
          </w:p>
        </w:tc>
        <w:tc>
          <w:tcPr>
            <w:tcW w:w="2064" w:type="dxa"/>
            <w:tcBorders/>
            <w:shd w:color="auto" w:fill="FFFFFF" w:val="clear"/>
            <w:vAlign w:val="center"/>
          </w:tcPr>
          <w:p>
            <w:pPr>
              <w:pStyle w:val="Normal"/>
              <w:widowControl w:val="false"/>
              <w:pBdr/>
              <w:spacing w:lineRule="exact" w:line="240" w:before="100" w:after="100"/>
              <w:ind w:left="100" w:right="100" w:hanging="0"/>
              <w:jc w:val="right"/>
              <w:rPr/>
            </w:pPr>
            <w:moveTo w:id="181" w:author="Alex Weber" w:date="2025-05-05T11:48:53Z">
              <w:r>
                <w:rPr/>
              </w:r>
            </w:moveTo>
          </w:p>
        </w:tc>
      </w:tr>
      <w:tr>
        <w:trPr>
          <w:trHeight w:val="360" w:hRule="atLeast"/>
        </w:trPr>
        <w:tc>
          <w:tcPr>
            <w:tcW w:w="9359" w:type="dxa"/>
            <w:gridSpan w:val="4"/>
            <w:tcBorders/>
            <w:shd w:color="auto" w:fill="FFFFFF" w:val="clear"/>
            <w:vAlign w:val="center"/>
          </w:tcPr>
          <w:p>
            <w:pPr>
              <w:pStyle w:val="Normal"/>
              <w:widowControl w:val="false"/>
              <w:pBdr/>
              <w:spacing w:lineRule="exact" w:line="240" w:before="100" w:after="100"/>
              <w:ind w:left="100" w:right="100" w:hanging="0"/>
              <w:jc w:val="left"/>
              <w:rPr/>
            </w:pPr>
            <w:moveTo w:id="183" w:author="Alex Weber" w:date="2025-05-05T11:48:53Z">
              <w:bookmarkStart w:id="7" w:name="tbl-characteristics"/>
              <w:r>
                <w:rPr>
                  <w:rFonts w:eastAsia="DejaVu Sans" w:cs="DejaVu Sans" w:ascii="DejaVu Sans" w:hAnsi="DejaVu Sans"/>
                  <w:b w:val="false"/>
                  <w:i w:val="false"/>
                  <w:color w:val="000000"/>
                  <w:sz w:val="22"/>
                  <w:szCs w:val="22"/>
                  <w:u w:val="none"/>
                </w:rPr>
                <w:t>Median(Q1-Q3) is shown for continuous variables and n (%) for categorical variables. GA = gestational age at birth; PMA = postmenstrual age on the day of the scan.</w:t>
              </w:r>
            </w:moveTo>
            <w:bookmarkEnd w:id="7"/>
          </w:p>
        </w:tc>
      </w:tr>
    </w:tbl>
    <w:p>
      <w:pPr>
        <w:pStyle w:val="Heading2"/>
        <w:rPr/>
      </w:pPr>
      <w:moveFrom w:id="185" w:author="Alex Weber" w:date="2025-05-05T11:48:53Z">
        <w:r>
          <w:rPr/>
        </w:r>
      </w:moveFrom>
    </w:p>
    <w:p>
      <w:pPr>
        <w:pStyle w:val="Heading2"/>
        <w:rPr/>
      </w:pPr>
      <w:r>
        <w:rPr/>
        <w:t>MRI data acquisition</w:t>
      </w:r>
    </w:p>
    <w:p>
      <w:pPr>
        <w:pStyle w:val="FirstParagraph"/>
        <w:rPr/>
      </w:pPr>
      <w:r>
        <w:rPr/>
        <w:t>All scans took place at the  *** ’s MRI Research Facility and were performed on a 3.0 Tesla General Electric Discovery MR750 (scanner software version DV26.0_R03) with a SREE Medical Systems single channel neonatal head coil. All scans were research-dedicated and not research sequences added on to clinical scans. Infants were fed and swaddled by a research nurse prior to being placed in an MRI compatible incubator for imaging (SREE Medical Systems). Molded foam was placed around the infant’s body and head to minimize head movement and ear plugs were used for ear protection. Arterial oxygen saturation (CSaO</w:t>
      </w:r>
      <w:r>
        <w:rPr>
          <w:vertAlign w:val="subscript"/>
        </w:rPr>
        <w:t>2</w:t>
      </w:r>
      <w:r>
        <w:rPr/>
        <w:t>) and heart rate were monitored and measured continuously throughout the scan using a pulse oximeter placed on the foot of the infant. A neonatologist  *** and primary investigator  *** were present throughout the scan.</w:t>
      </w:r>
    </w:p>
    <w:p>
      <w:pPr>
        <w:pStyle w:val="TextBody"/>
        <w:rPr/>
      </w:pPr>
      <w:r>
        <w:rPr/>
        <w:t>MRI scans were performed using a protocol consisting of a T</w:t>
      </w:r>
      <w:r>
        <w:rPr>
          <w:vertAlign w:val="subscript"/>
        </w:rPr>
        <w:t>1</w:t>
      </w:r>
      <w:r>
        <w:rPr/>
        <w:t>-weighted scan, a T</w:t>
      </w:r>
      <w:r>
        <w:rPr>
          <w:vertAlign w:val="subscript"/>
        </w:rPr>
        <w:t>2</w:t>
      </w:r>
      <w:r>
        <w:rPr/>
        <w:t>-weighted scan, a pseudo-continuous ASL scan to measure CBF, an SWI scan to generate QSM maps, and a diffusion weighted imaging spin echo EPI sequence (not included in this report). Sequences were repeated when large motion artifacts were detected. If an infant awoke or was moving during the scan, the scanning was stopped, and a research nurse entered the MRI room to monitor and ensure the infant fell back to sleep.</w:t>
      </w:r>
    </w:p>
    <w:p>
      <w:pPr>
        <w:pStyle w:val="TextBody"/>
        <w:rPr/>
      </w:pPr>
      <w:r>
        <w:rPr/>
        <w:t>The T</w:t>
      </w:r>
      <w:r>
        <w:rPr>
          <w:vertAlign w:val="subscript"/>
        </w:rPr>
        <w:t>1</w:t>
      </w:r>
      <w:r>
        <w:rPr/>
        <w:t>-weighted coronal 3D-FSPGR parameters were: 2.97 ms TE, 7.74 ms TR, 12 degrees flip angle, 20 cm FOV, 512 x 512 matrix, 0.39 x 0.39 mm in-plane resolution, 1 mm slice thickness, 126 slices, and a scan duration of 4 min 39 s. The T</w:t>
      </w:r>
      <w:r>
        <w:rPr>
          <w:vertAlign w:val="subscript"/>
        </w:rPr>
        <w:t>2</w:t>
      </w:r>
      <w:r>
        <w:rPr/>
        <w:t>-weighted sagittal 3D-CUBE parameters were: 66.29 ms TE, 2,300 ms TR, 90 degrees flip angle, 20 cm FOV, 256 x 256 matrix, 0.78 x 0.78 mm in-plane resolution, 1 mm slice thickness, 106 slices, and a scan duration of 5 min 1s.</w:t>
      </w:r>
    </w:p>
    <w:p>
      <w:pPr>
        <w:pStyle w:val="TextBody"/>
        <w:rPr/>
      </w:pPr>
      <w:r>
        <w:rPr/>
        <w:t>The pseudo-continuous ASL axial multi-shot spiral 3D fast spin-echo parameters were: 10.55 ms TE, 4.68 s TR, 111 degrees flip angle, 24 cm FOV, 128 x 128 matrix, 1.875 x 1.875 mm in-plane resolution, 4 mm slice thickness, 25 slices, 1,450 ms label period, 2,025 ms post-labeling delay, 24 control-label pairs, and a scan duration of 5 min 26 s.</w:t>
      </w:r>
    </w:p>
    <w:p>
      <w:pPr>
        <w:pStyle w:val="TextBody"/>
        <w:rPr/>
      </w:pPr>
      <w:r>
        <w:rPr/>
        <w:t>The SWI axial 3D spoiled GRE flow compensated parameters were: five equally spaced echoes, 5 ms first TE, 5.24 ms echo spacing, 30.9 ms TR, 20 degrees flip angle, 25 cm FOV, 256 x 256 matrix, 0.977 mm in-plane resolution, 2 mm slice thickness reconstructed to 1 mm using zero-padded Fourier interpolation (ZIP2), 46 slices, and a scan duration of 5 min 29s.</w:t>
      </w:r>
    </w:p>
    <w:p>
      <w:pPr>
        <w:pStyle w:val="TextBody"/>
        <w:rPr/>
      </w:pPr>
      <w:r>
        <w:rPr/>
        <w:t>A DWI spin-echo EPI sequence was also acquired, but was not analyzed for this study.</w:t>
      </w:r>
    </w:p>
    <w:p>
      <w:pPr>
        <w:pStyle w:val="Heading2"/>
        <w:rPr/>
      </w:pPr>
      <w:bookmarkStart w:id="8" w:name="clinical-data-collection"/>
      <w:r>
        <w:rPr/>
        <w:t>Clinical data collection</w:t>
      </w:r>
    </w:p>
    <w:p>
      <w:pPr>
        <w:pStyle w:val="FirstParagraph"/>
        <w:rPr/>
      </w:pPr>
      <w:r>
        <w:rPr/>
        <w:t>Hct values were acquired retrospectively from chart review. Hct values for the day of scan were predicted using a four-parameter Weibull function (</w:t>
      </w:r>
      <w:r>
        <w:rPr>
          <w:rStyle w:val="VerbatimChar"/>
        </w:rPr>
        <w:t>drc</w:t>
      </w:r>
      <w:r>
        <w:rPr/>
        <w:t xml:space="preserve">; </w:t>
      </w:r>
      <w:r>
        <w:rPr>
          <w:rStyle w:val="VerbatimChar"/>
        </w:rPr>
        <w:t>fct=W1.4</w:t>
      </w:r>
      <w:r>
        <w:rPr/>
        <w:t>; Supplementary Figure 1). Clinical variables were obtained from the  ***. Days on respiratory support were categorized into three groups: Category 1 (invasive ventilation) included high frequency jet ventilation, high frequency oscillatory ventilation, and intermittent positive-pressure ventilation (either volume or pressure targeted); Category 2 (non-invasive ventilation) included non-invasive positive pressure ventilation and continuous positive airway pressure; and Category 3 included high-flow and low-flow nasal cannula. The three categories represented the invasiveness of respiratory support, with Category 1 being the highest, and Category 3 being the lowest.</w:t>
      </w:r>
      <w:bookmarkEnd w:id="8"/>
    </w:p>
    <w:p>
      <w:pPr>
        <w:pStyle w:val="Heading2"/>
        <w:rPr/>
      </w:pPr>
      <w:bookmarkStart w:id="9" w:name="mri-data-processing"/>
      <w:r>
        <w:rPr/>
        <w:t>MRI data processing</w:t>
      </w:r>
    </w:p>
    <w:p>
      <w:pPr>
        <w:pStyle w:val="FirstParagraph"/>
        <w:rPr/>
      </w:pPr>
      <w:r>
        <w:rPr/>
        <w:t xml:space="preserve">Imaging data was processed using an in-house pipeline written in </w:t>
      </w:r>
      <w:r>
        <w:rPr>
          <w:rStyle w:val="VerbatimChar"/>
        </w:rPr>
        <w:t>Bash</w:t>
      </w:r>
      <w:r>
        <w:rPr/>
        <w:t xml:space="preserve"> shell script by  *** with minor edits by  ***. Large portions of the pipeline use the FMRIB Software Library (</w:t>
      </w:r>
      <w:r>
        <w:rPr>
          <w:rStyle w:val="VerbatimChar"/>
        </w:rPr>
        <w:t>FSL</w:t>
      </w:r>
      <w:r>
        <w:rPr/>
        <w:t>; v6.0)</w:t>
      </w:r>
      <w:r>
        <w:rPr>
          <w:vertAlign w:val="superscript"/>
        </w:rPr>
        <w:t>30</w:t>
      </w:r>
      <w:r>
        <w:rPr/>
        <w:t xml:space="preserve">. A csv file consisting of all the subject IDs, age in weeks, and the folder numbers of the raw imaging data was used as an input to the pipeline. A </w:t>
      </w:r>
      <w:r>
        <w:rPr>
          <w:rStyle w:val="VerbatimChar"/>
        </w:rPr>
        <w:t>dcm2bids</w:t>
      </w:r>
      <w:r>
        <w:rPr>
          <w:vertAlign w:val="superscript"/>
        </w:rPr>
        <w:t>31</w:t>
      </w:r>
      <w:r>
        <w:rPr/>
        <w:t xml:space="preserve"> configuration JSON file was created using information from the input file which assigns the raw imaging DICOM files a data type, modality label, phase encoding direction for spin echo field maps, sidecar file name which corresponds to the chronological order of the scan acquisition, and sidecar changes. The </w:t>
      </w:r>
      <w:r>
        <w:rPr>
          <w:rStyle w:val="VerbatimChar"/>
        </w:rPr>
        <w:t>dcm2bids</w:t>
      </w:r>
      <w:r>
        <w:rPr/>
        <w:t xml:space="preserve"> tool used Chris Rorden’s </w:t>
      </w:r>
      <w:r>
        <w:rPr>
          <w:rStyle w:val="VerbatimChar"/>
        </w:rPr>
        <w:t>dcmniix</w:t>
      </w:r>
      <w:r>
        <w:rPr>
          <w:vertAlign w:val="superscript"/>
        </w:rPr>
        <w:t>32</w:t>
      </w:r>
      <w:r>
        <w:rPr/>
        <w:t xml:space="preserve"> to convert the raw DICOM files to NIfTI (Neuroimaging Informatics Technology Initiative) format and organized the data according to the Brain Imaging Data Structure (BIDS) standard format</w:t>
      </w:r>
      <w:r>
        <w:rPr>
          <w:vertAlign w:val="superscript"/>
        </w:rPr>
        <w:t>33</w:t>
      </w:r>
      <w:r>
        <w:rPr/>
        <w:t>.</w:t>
      </w:r>
    </w:p>
    <w:p>
      <w:pPr>
        <w:pStyle w:val="TextBody"/>
        <w:rPr/>
      </w:pPr>
      <w:r>
        <w:rPr/>
        <w:t>The T</w:t>
      </w:r>
      <w:r>
        <w:rPr>
          <w:vertAlign w:val="subscript"/>
        </w:rPr>
        <w:t>1</w:t>
      </w:r>
      <w:r>
        <w:rPr/>
        <w:t>w and T</w:t>
      </w:r>
      <w:r>
        <w:rPr>
          <w:vertAlign w:val="subscript"/>
        </w:rPr>
        <w:t>2</w:t>
      </w:r>
      <w:r>
        <w:rPr/>
        <w:t>w files were then processed using the dHCP structural pipeline</w:t>
      </w:r>
      <w:r>
        <w:rPr>
          <w:vertAlign w:val="superscript"/>
        </w:rPr>
        <w:t>34</w:t>
      </w:r>
      <w:r>
        <w:rPr/>
        <w:t>. The dHCP structural pipeline is a specialized neonatal pipeline that automates registration, segmentation, surface extraction, and surface registration of structural MRI images of the neonatal brain. A docker container was set up to run the dHCP structural pipeline using the subject ID, age in weeks, T</w:t>
      </w:r>
      <w:r>
        <w:rPr>
          <w:vertAlign w:val="subscript"/>
        </w:rPr>
        <w:t>1</w:t>
      </w:r>
      <w:r>
        <w:rPr/>
        <w:t>w, and T</w:t>
      </w:r>
      <w:r>
        <w:rPr>
          <w:vertAlign w:val="subscript"/>
        </w:rPr>
        <w:t>2</w:t>
      </w:r>
      <w:r>
        <w:rPr/>
        <w:t xml:space="preserve">w images. The dHCP pipeline first uses </w:t>
      </w:r>
      <w:r>
        <w:rPr>
          <w:rStyle w:val="VerbatimChar"/>
        </w:rPr>
        <w:t>FSL</w:t>
      </w:r>
      <w:r>
        <w:rPr/>
        <w:t xml:space="preserve">’s </w:t>
      </w:r>
      <w:r>
        <w:rPr>
          <w:rStyle w:val="VerbatimChar"/>
        </w:rPr>
        <w:t>bet</w:t>
      </w:r>
      <w:r>
        <w:rPr>
          <w:vertAlign w:val="superscript"/>
        </w:rPr>
        <w:t>35</w:t>
      </w:r>
      <w:r>
        <w:rPr/>
        <w:t xml:space="preserve"> to perform an initial skull-stripping with a fractional intensity threshold of 0.1. Tissue segmentation is then accomplished using the DRAW-EM algorithm</w:t>
      </w:r>
      <w:r>
        <w:rPr>
          <w:vertAlign w:val="superscript"/>
        </w:rPr>
        <w:t>36</w:t>
      </w:r>
      <w:r>
        <w:rPr/>
        <w:t>, which uses an atlas-based segmentation technique and an Expectation-Maximization scheme that combines the structure priors and an intensity model of the volume.</w:t>
      </w:r>
    </w:p>
    <w:p>
      <w:pPr>
        <w:pStyle w:val="TextBody"/>
        <w:rPr/>
      </w:pPr>
      <w:r>
        <w:rPr/>
        <w:t xml:space="preserve">Tissue labels were then thresholded and binarized using </w:t>
      </w:r>
      <w:r>
        <w:rPr>
          <w:rStyle w:val="VerbatimChar"/>
        </w:rPr>
        <w:t>FSL</w:t>
      </w:r>
      <w:r>
        <w:rPr/>
        <w:t xml:space="preserve">’s </w:t>
      </w:r>
      <w:r>
        <w:rPr>
          <w:rStyle w:val="VerbatimChar"/>
        </w:rPr>
        <w:t>fslmaths</w:t>
      </w:r>
      <w:r>
        <w:rPr/>
        <w:t xml:space="preserve"> to create a total of nine masks. These regions included the CSF, cortical grey matter (CGM), WM, background, ventricles, cerebellum, deep GM (DGM), brainstem, and the hippocampus and amygdala as one mask.</w:t>
      </w:r>
    </w:p>
    <w:p>
      <w:pPr>
        <w:pStyle w:val="TextBody"/>
        <w:rPr/>
      </w:pPr>
      <w:r>
        <w:rPr/>
        <w:t>QSM imaging data of all five echoes was then post-processed from the phase data using a script from Christian Kames (</w:t>
      </w:r>
      <w:hyperlink r:id="rId3">
        <w:r>
          <w:rPr>
            <w:rStyle w:val="InternetLink"/>
          </w:rPr>
          <w:t>github.com/kamesy/QSM.m</w:t>
        </w:r>
      </w:hyperlink>
      <w:r>
        <w:rPr/>
        <w:t>)</w:t>
      </w:r>
      <w:r>
        <w:rPr>
          <w:vertAlign w:val="superscript"/>
        </w:rPr>
        <w:t>37</w:t>
      </w:r>
      <w:r>
        <w:rPr/>
        <w:t xml:space="preserve"> which follows the recommended implementation of QSM for clinical research in the brain</w:t>
      </w:r>
      <w:r>
        <w:rPr>
          <w:vertAlign w:val="superscript"/>
        </w:rPr>
        <w:t>38</w:t>
      </w:r>
      <w:r>
        <w:rPr/>
        <w:t xml:space="preserve">. A brain mask from the fifth echo magnitude image was obtained using </w:t>
      </w:r>
      <w:r>
        <w:rPr>
          <w:rStyle w:val="VerbatimChar"/>
        </w:rPr>
        <w:t>FSL</w:t>
      </w:r>
      <w:r>
        <w:rPr/>
        <w:t xml:space="preserve">’s </w:t>
      </w:r>
      <w:r>
        <w:rPr>
          <w:rStyle w:val="VerbatimChar"/>
        </w:rPr>
        <w:t>bet</w:t>
      </w:r>
      <w:r>
        <w:rPr/>
        <w:t>. Improved brain masks were obtained from the square of the magnitude image (</w:t>
      </w:r>
      <w:r>
        <w:rPr>
          <w:rStyle w:val="VerbatimChar"/>
        </w:rPr>
        <w:t>fslmaths -sqr</w:t>
      </w:r>
      <w:r>
        <w:rPr/>
        <w:t>). A two-voxel kernel was used to erode the brain mask. Phase unwrapping was achieved using a 3D Laplacian algorithm and background field removal was completed by fitting a fourth order 3D polynomial to the unfiltered phase data. A Gaussian filter (</w:t>
      </w:r>
      <w:r>
        <w:rPr/>
      </w:r>
      <m:oMath xmlns:m="http://schemas.openxmlformats.org/officeDocument/2006/math">
        <m:r>
          <w:rPr>
            <w:rFonts w:ascii="Cambria Math" w:hAnsi="Cambria Math"/>
          </w:rPr>
          <m:t xml:space="preserve">σ</m:t>
        </m:r>
      </m:oMath>
      <w:r>
        <w:rPr/>
        <w:t xml:space="preserve"> = 0.5) was applied to the normalized field maps to smooth out high frequency errors from reconstruction. A two-step dipole inversion algorithm was used to solve the dipole inversion problem</w:t>
      </w:r>
      <w:r>
        <w:rPr>
          <w:vertAlign w:val="superscript"/>
        </w:rPr>
        <w:t>39</w:t>
      </w:r>
      <w:r>
        <w:rPr/>
        <w:t xml:space="preserve">. </w:t>
      </w:r>
      <w:r>
        <w:rPr>
          <w:rStyle w:val="VerbatimChar"/>
        </w:rPr>
        <w:t>Fslroi</w:t>
      </w:r>
      <w:r>
        <w:rPr/>
        <w:t xml:space="preserve"> and </w:t>
      </w:r>
      <w:r>
        <w:rPr>
          <w:rStyle w:val="VerbatimChar"/>
        </w:rPr>
        <w:t>fslmaths</w:t>
      </w:r>
      <w:r>
        <w:rPr/>
        <w:t xml:space="preserve"> were then used to retrieve the average of the last three echoes. R</w:t>
      </w:r>
      <w:r>
        <w:rPr>
          <w:vertAlign w:val="subscript"/>
        </w:rPr>
        <w:t>2</w:t>
      </w:r>
      <w:r>
        <w:rPr>
          <w:vertAlign w:val="superscript"/>
        </w:rPr>
        <w:t>*</w:t>
      </w:r>
      <w:r>
        <w:rPr/>
        <w:t xml:space="preserve"> maps were calculated by performing a linear fit of the logarithm of the magnitude values against the TEs. Finally, vascular masks were created using Sina Straub’s </w:t>
      </w:r>
      <w:r>
        <w:rPr>
          <w:rStyle w:val="VerbatimChar"/>
        </w:rPr>
        <w:t>GRE_vessel_seg</w:t>
      </w:r>
      <w:r>
        <w:rPr/>
        <w:t xml:space="preserve"> (</w:t>
      </w:r>
      <w:hyperlink r:id="rId4">
        <w:r>
          <w:rPr>
            <w:rStyle w:val="InternetLink"/>
          </w:rPr>
          <w:t>github.com/SinaStraub/GRE_vessel_seg</w:t>
        </w:r>
      </w:hyperlink>
      <w:r>
        <w:rPr/>
        <w:t>)</w:t>
      </w:r>
      <w:r>
        <w:rPr>
          <w:vertAlign w:val="superscript"/>
        </w:rPr>
        <w:t>40</w:t>
      </w:r>
      <w:r>
        <w:rPr/>
        <w:t xml:space="preserve"> with elements borrowed from Warda-Taqdees Syeda’s </w:t>
      </w:r>
      <w:r>
        <w:rPr>
          <w:rStyle w:val="VerbatimChar"/>
        </w:rPr>
        <w:t>QSMART</w:t>
      </w:r>
      <w:r>
        <w:rPr/>
        <w:t xml:space="preserve"> (</w:t>
      </w:r>
      <w:hyperlink r:id="rId5">
        <w:r>
          <w:rPr>
            <w:rStyle w:val="InternetLink"/>
          </w:rPr>
          <w:t>textgithub.com/wtsyeda/QSMART</w:t>
        </w:r>
      </w:hyperlink>
      <w:r>
        <w:rPr/>
        <w:t>)</w:t>
      </w:r>
      <w:r>
        <w:rPr>
          <w:vertAlign w:val="superscript"/>
        </w:rPr>
        <w:t>41–44</w:t>
      </w:r>
      <w:r>
        <w:rPr/>
        <w:t xml:space="preserve">; both of which make use of Chunlei Liu’s </w:t>
      </w:r>
      <w:r>
        <w:rPr>
          <w:rStyle w:val="VerbatimChar"/>
        </w:rPr>
        <w:t>STI Suite</w:t>
      </w:r>
      <w:r>
        <w:rPr>
          <w:vertAlign w:val="superscript"/>
        </w:rPr>
        <w:t>45</w:t>
      </w:r>
      <w:r>
        <w:rPr/>
        <w:t>. Default parameter settings were used including a recursive ridge filter and a scale number (kernel size) equal to 4</w:t>
      </w:r>
      <w:r>
        <w:rPr>
          <w:vertAlign w:val="superscript"/>
        </w:rPr>
        <w:t>46</w:t>
      </w:r>
      <w:r>
        <w:rPr/>
        <w:t xml:space="preserve">. The </w:t>
      </w:r>
      <w:r>
        <w:rPr/>
      </w:r>
      <m:oMath xmlns:m="http://schemas.openxmlformats.org/officeDocument/2006/math">
        <m:r>
          <w:rPr>
            <w:rFonts w:ascii="Cambria Math" w:hAnsi="Cambria Math"/>
          </w:rPr>
          <m:t xml:space="preserve">χ</m:t>
        </m:r>
      </m:oMath>
      <w:r>
        <w:rPr/>
        <w:t xml:space="preserve"> of cerebral veins was then measured by thresholding out values below 0.15 parts per million (ppm)</w:t>
      </w:r>
      <w:r>
        <w:rPr>
          <w:vertAlign w:val="superscript"/>
        </w:rPr>
        <w:t>47,48</w:t>
      </w:r>
      <w:r>
        <w:rPr/>
        <w:t xml:space="preserve"> and averaged within the vascular mask to find the mean of non-zero voxels. CSvO</w:t>
      </w:r>
      <w:r>
        <w:rPr/>
      </w:r>
      <m:oMath xmlns:m="http://schemas.openxmlformats.org/officeDocument/2006/math">
        <m:sSub>
          <m:e/>
          <m:sub>
            <m:r>
              <w:rPr>
                <w:rFonts w:ascii="Cambria Math" w:hAnsi="Cambria Math"/>
              </w:rPr>
              <m:t xml:space="preserve">2</m:t>
            </m:r>
          </m:sub>
        </m:sSub>
      </m:oMath>
      <w:r>
        <w:rPr/>
        <w:t xml:space="preserve"> can then be calculated using the averaged </w:t>
      </w:r>
      <w:r>
        <w:rPr/>
      </w:r>
      <m:oMath xmlns:m="http://schemas.openxmlformats.org/officeDocument/2006/math">
        <m:r>
          <w:rPr>
            <w:rFonts w:ascii="Cambria Math" w:hAnsi="Cambria Math"/>
          </w:rPr>
          <m:t xml:space="preserve">χ</m:t>
        </m:r>
      </m:oMath>
      <w:r>
        <w:rPr/>
        <w:t xml:space="preserve"> value and the following equation</w:t>
      </w:r>
      <w:r>
        <w:rPr>
          <w:vertAlign w:val="superscript"/>
        </w:rPr>
        <w:t>49</w:t>
      </w:r>
      <w:r>
        <w:rPr/>
        <w:t>:</w:t>
      </w:r>
    </w:p>
    <w:p>
      <w:pPr>
        <w:pStyle w:val="TextBody"/>
        <w:jc w:val="center"/>
        <w:rPr/>
      </w:pPr>
      <w:bookmarkStart w:id="10" w:name="eq-csvo2"/>
      <w:r>
        <w:rPr/>
      </w:r>
      <m:oMathPara xmlns:m="http://schemas.openxmlformats.org/officeDocument/2006/math">
        <m:oMathParaPr>
          <m:jc m:val="center"/>
        </m:oMathParaPr>
        <m:oMath>
          <m:r>
            <w:rPr>
              <w:rFonts w:ascii="Cambria Math" w:hAnsi="Cambria Math"/>
            </w:rPr>
            <m:t xml:space="preserve">C</m:t>
          </m:r>
          <m:r>
            <w:rPr>
              <w:rFonts w:ascii="Cambria Math" w:hAnsi="Cambria Math"/>
            </w:rPr>
            <m:t xml:space="preserve">S</m:t>
          </m:r>
          <m:r>
            <w:rPr>
              <w:rFonts w:ascii="Cambria Math" w:hAnsi="Cambria Math"/>
            </w:rPr>
            <m:t xml:space="preserve">v</m:t>
          </m:r>
          <m:sSub>
            <m:e>
              <m:r>
                <w:rPr>
                  <w:rFonts w:ascii="Cambria Math" w:hAnsi="Cambria Math"/>
                </w:rPr>
                <m:t xml:space="preserve">O</m:t>
              </m:r>
            </m:e>
            <m:sub>
              <m:r>
                <w:rPr>
                  <w:rFonts w:ascii="Cambria Math" w:hAnsi="Cambria Math"/>
                </w:rPr>
                <m:t xml:space="preserve">2</m:t>
              </m:r>
            </m:sub>
          </m:sSub>
          <m:r>
            <w:rPr>
              <w:rFonts w:ascii="Cambria Math" w:hAnsi="Cambria Math"/>
            </w:rPr>
            <m:t xml:space="preserve">=</m:t>
          </m:r>
          <m:r>
            <w:rPr>
              <w:rFonts w:ascii="Cambria Math" w:hAnsi="Cambria Math"/>
            </w:rPr>
            <m:t xml:space="preserve">1</m:t>
          </m:r>
          <m:r>
            <w:rPr>
              <w:rFonts w:ascii="Cambria Math" w:hAnsi="Cambria Math"/>
            </w:rPr>
            <m:t xml:space="preserve">−</m:t>
          </m:r>
          <m:f>
            <m:num>
              <m:d>
                <m:dPr>
                  <m:begChr m:val="("/>
                  <m:endChr m:val=")"/>
                </m:dPr>
                <m:e>
                  <m:r>
                    <w:rPr>
                      <w:rFonts w:ascii="Cambria Math" w:hAnsi="Cambria Math"/>
                    </w:rPr>
                    <m:t xml:space="preserve">Δ</m:t>
                  </m:r>
                  <m:sSub>
                    <m:e>
                      <m:r>
                        <w:rPr>
                          <w:rFonts w:ascii="Cambria Math" w:hAnsi="Cambria Math"/>
                        </w:rPr>
                        <m:t xml:space="preserve">χ</m:t>
                      </m:r>
                    </m:e>
                    <m:sub>
                      <m:r>
                        <w:rPr>
                          <w:rFonts w:ascii="Cambria Math" w:hAnsi="Cambria Math"/>
                        </w:rPr>
                        <m:t xml:space="preserve">b</m:t>
                      </m:r>
                      <m:r>
                        <w:rPr>
                          <w:rFonts w:ascii="Cambria Math" w:hAnsi="Cambria Math"/>
                        </w:rPr>
                        <m:t xml:space="preserve">l</m:t>
                      </m:r>
                      <m:r>
                        <w:rPr>
                          <w:rFonts w:ascii="Cambria Math" w:hAnsi="Cambria Math"/>
                        </w:rPr>
                        <m:t xml:space="preserve">o</m:t>
                      </m:r>
                      <m:r>
                        <w:rPr>
                          <w:rFonts w:ascii="Cambria Math" w:hAnsi="Cambria Math"/>
                        </w:rPr>
                        <m:t xml:space="preserve">o</m:t>
                      </m:r>
                      <m:r>
                        <w:rPr>
                          <w:rFonts w:ascii="Cambria Math" w:hAnsi="Cambria Math"/>
                        </w:rPr>
                        <m:t xml:space="preserve">d</m:t>
                      </m:r>
                    </m:sub>
                  </m:sSub>
                  <m:r>
                    <w:rPr>
                      <w:rFonts w:ascii="Cambria Math" w:hAnsi="Cambria Math"/>
                    </w:rPr>
                    <m:t xml:space="preserve">−</m:t>
                  </m:r>
                  <m:r>
                    <w:rPr>
                      <w:rFonts w:ascii="Cambria Math" w:hAnsi="Cambria Math"/>
                    </w:rPr>
                    <m:t xml:space="preserve">Δ</m:t>
                  </m:r>
                  <m:sSub>
                    <m:e>
                      <m:r>
                        <w:rPr>
                          <w:rFonts w:ascii="Cambria Math" w:hAnsi="Cambria Math"/>
                        </w:rPr>
                        <m:t xml:space="preserve">χ</m:t>
                      </m:r>
                    </m:e>
                    <m:sub>
                      <m:r>
                        <w:rPr>
                          <w:rFonts w:ascii="Cambria Math" w:hAnsi="Cambria Math"/>
                        </w:rPr>
                        <m:t xml:space="preserve">o</m:t>
                      </m:r>
                      <m:r>
                        <w:rPr>
                          <w:rFonts w:ascii="Cambria Math" w:hAnsi="Cambria Math"/>
                        </w:rPr>
                        <m:t xml:space="preserve">x</m:t>
                      </m:r>
                      <m:r>
                        <w:rPr>
                          <w:rFonts w:ascii="Cambria Math" w:hAnsi="Cambria Math"/>
                        </w:rPr>
                        <m:t xml:space="preserve">y</m:t>
                      </m:r>
                    </m:sub>
                  </m:sSub>
                  <m:r>
                    <w:rPr>
                      <w:rFonts w:ascii="Cambria Math" w:hAnsi="Cambria Math"/>
                    </w:rPr>
                    <m:t xml:space="preserve">⋅</m:t>
                  </m:r>
                  <m:r>
                    <w:rPr>
                      <w:rFonts w:ascii="Cambria Math" w:hAnsi="Cambria Math"/>
                    </w:rPr>
                    <m:t xml:space="preserve">H</m:t>
                  </m:r>
                  <m:r>
                    <w:rPr>
                      <w:rFonts w:ascii="Cambria Math" w:hAnsi="Cambria Math"/>
                    </w:rPr>
                    <m:t xml:space="preserve">c</m:t>
                  </m:r>
                  <m:r>
                    <w:rPr>
                      <w:rFonts w:ascii="Cambria Math" w:hAnsi="Cambria Math"/>
                    </w:rPr>
                    <m:t xml:space="preserve">t</m:t>
                  </m:r>
                </m:e>
              </m:d>
            </m:num>
            <m:den>
              <m:d>
                <m:dPr>
                  <m:begChr m:val="("/>
                  <m:endChr m:val=")"/>
                </m:dPr>
                <m:e>
                  <m:r>
                    <w:rPr>
                      <w:rFonts w:ascii="Cambria Math" w:hAnsi="Cambria Math"/>
                    </w:rPr>
                    <m:t xml:space="preserve">Δ</m:t>
                  </m:r>
                  <m:sSub>
                    <m:e>
                      <m:r>
                        <w:rPr>
                          <w:rFonts w:ascii="Cambria Math" w:hAnsi="Cambria Math"/>
                        </w:rPr>
                        <m:t xml:space="preserve">χ</m:t>
                      </m:r>
                    </m:e>
                    <m:sub>
                      <m:r>
                        <w:rPr>
                          <w:rFonts w:ascii="Cambria Math" w:hAnsi="Cambria Math"/>
                        </w:rPr>
                        <m:t xml:space="preserve">d</m:t>
                      </m:r>
                      <m:r>
                        <w:rPr>
                          <w:rFonts w:ascii="Cambria Math" w:hAnsi="Cambria Math"/>
                        </w:rPr>
                        <m:t xml:space="preserve">o</m:t>
                      </m:r>
                    </m:sub>
                  </m:sSub>
                  <m:r>
                    <w:rPr>
                      <w:rFonts w:ascii="Cambria Math" w:hAnsi="Cambria Math"/>
                    </w:rPr>
                    <m:t xml:space="preserve">⋅</m:t>
                  </m:r>
                  <m:r>
                    <w:rPr>
                      <w:rFonts w:ascii="Cambria Math" w:hAnsi="Cambria Math"/>
                    </w:rPr>
                    <m:t xml:space="preserve">H</m:t>
                  </m:r>
                  <m:r>
                    <w:rPr>
                      <w:rFonts w:ascii="Cambria Math" w:hAnsi="Cambria Math"/>
                    </w:rPr>
                    <m:t xml:space="preserve">c</m:t>
                  </m:r>
                  <m:r>
                    <w:rPr>
                      <w:rFonts w:ascii="Cambria Math" w:hAnsi="Cambria Math"/>
                    </w:rPr>
                    <m:t xml:space="preserve">t</m:t>
                  </m:r>
                </m:e>
              </m:d>
            </m:den>
          </m:f>
          <m:d>
            <m:dPr>
              <m:begChr m:val="("/>
              <m:endChr m:val=")"/>
            </m:dPr>
            <m:e>
              <m:r>
                <w:rPr>
                  <w:rFonts w:ascii="Cambria Math" w:hAnsi="Cambria Math"/>
                </w:rPr>
                <m:t xml:space="preserve">1</m:t>
              </m:r>
            </m:e>
          </m:d>
        </m:oMath>
      </m:oMathPara>
      <w:bookmarkEnd w:id="10"/>
    </w:p>
    <w:p>
      <w:pPr>
        <w:pStyle w:val="FirstParagraph"/>
        <w:rPr/>
      </w:pPr>
      <w:r>
        <w:rPr/>
        <w:t>where CSvO</w:t>
      </w:r>
      <w:r>
        <w:rPr>
          <w:vertAlign w:val="subscript"/>
        </w:rPr>
        <w:t>2</w:t>
      </w:r>
      <w:r>
        <w:rPr/>
        <w:t xml:space="preserve"> is the cerebral venous oxygen saturation, </w:t>
      </w:r>
      <w:r>
        <w:rPr/>
      </w:r>
      <m:oMath xmlns:m="http://schemas.openxmlformats.org/officeDocument/2006/math">
        <m:r>
          <w:rPr>
            <w:rFonts w:ascii="Cambria Math" w:hAnsi="Cambria Math"/>
          </w:rPr>
          <m:t xml:space="preserve">Δ</m:t>
        </m:r>
        <m:sSub>
          <m:e>
            <m:r>
              <w:rPr>
                <w:rFonts w:ascii="Cambria Math" w:hAnsi="Cambria Math"/>
              </w:rPr>
              <m:t xml:space="preserve">χ</m:t>
            </m:r>
          </m:e>
          <m:sub>
            <m:r>
              <w:rPr>
                <w:rFonts w:ascii="Cambria Math" w:hAnsi="Cambria Math"/>
              </w:rPr>
              <m:t xml:space="preserve">b</m:t>
            </m:r>
            <m:r>
              <w:rPr>
                <w:rFonts w:ascii="Cambria Math" w:hAnsi="Cambria Math"/>
              </w:rPr>
              <m:t xml:space="preserve">l</m:t>
            </m:r>
            <m:r>
              <w:rPr>
                <w:rFonts w:ascii="Cambria Math" w:hAnsi="Cambria Math"/>
              </w:rPr>
              <m:t xml:space="preserve">o</m:t>
            </m:r>
            <m:r>
              <w:rPr>
                <w:rFonts w:ascii="Cambria Math" w:hAnsi="Cambria Math"/>
              </w:rPr>
              <m:t xml:space="preserve">o</m:t>
            </m:r>
            <m:r>
              <w:rPr>
                <w:rFonts w:ascii="Cambria Math" w:hAnsi="Cambria Math"/>
              </w:rPr>
              <m:t xml:space="preserve">d</m:t>
            </m:r>
          </m:sub>
        </m:sSub>
      </m:oMath>
      <w:r>
        <w:rPr/>
        <w:t xml:space="preserve"> is the measured susceptibility difference between blood and water, </w:t>
      </w:r>
      <w:r>
        <w:rPr/>
      </w:r>
      <m:oMath xmlns:m="http://schemas.openxmlformats.org/officeDocument/2006/math">
        <m:r>
          <w:rPr>
            <w:rFonts w:ascii="Cambria Math" w:hAnsi="Cambria Math"/>
          </w:rPr>
          <m:t xml:space="preserve">Δ</m:t>
        </m:r>
        <m:sSub>
          <m:e>
            <m:r>
              <w:rPr>
                <w:rFonts w:ascii="Cambria Math" w:hAnsi="Cambria Math"/>
              </w:rPr>
              <m:t xml:space="preserve">χ</m:t>
            </m:r>
          </m:e>
          <m:sub>
            <m:r>
              <w:rPr>
                <w:rFonts w:ascii="Cambria Math" w:hAnsi="Cambria Math"/>
              </w:rPr>
              <m:t xml:space="preserve">o</m:t>
            </m:r>
            <m:r>
              <w:rPr>
                <w:rFonts w:ascii="Cambria Math" w:hAnsi="Cambria Math"/>
              </w:rPr>
              <m:t xml:space="preserve">x</m:t>
            </m:r>
            <m:r>
              <w:rPr>
                <w:rFonts w:ascii="Cambria Math" w:hAnsi="Cambria Math"/>
              </w:rPr>
              <m:t xml:space="preserve">y</m:t>
            </m:r>
          </m:sub>
        </m:sSub>
      </m:oMath>
      <w:r>
        <w:rPr/>
        <w:t xml:space="preserve"> is the susceptibility changes of oxygenated red blood cells relative to water, </w:t>
      </w:r>
      <w:r>
        <w:rPr/>
      </w:r>
      <m:oMath xmlns:m="http://schemas.openxmlformats.org/officeDocument/2006/math">
        <m:r>
          <w:rPr>
            <w:rFonts w:ascii="Cambria Math" w:hAnsi="Cambria Math"/>
          </w:rPr>
          <m:t xml:space="preserve">Δ</m:t>
        </m:r>
        <m:sSub>
          <m:e>
            <m:r>
              <w:rPr>
                <w:rFonts w:ascii="Cambria Math" w:hAnsi="Cambria Math"/>
              </w:rPr>
              <m:t xml:space="preserve">χ</m:t>
            </m:r>
          </m:e>
          <m:sub>
            <m:r>
              <w:rPr>
                <w:rFonts w:ascii="Cambria Math" w:hAnsi="Cambria Math"/>
              </w:rPr>
              <m:t xml:space="preserve">d</m:t>
            </m:r>
            <m:r>
              <w:rPr>
                <w:rFonts w:ascii="Cambria Math" w:hAnsi="Cambria Math"/>
              </w:rPr>
              <m:t xml:space="preserve">o</m:t>
            </m:r>
          </m:sub>
        </m:sSub>
      </m:oMath>
      <w:r>
        <w:rPr/>
        <w:t xml:space="preserve"> is the susceptibility difference between oxygenated and deoxygenated red blood cells, and Hct is the hematocrit value. </w:t>
      </w:r>
      <w:r>
        <w:rPr/>
      </w:r>
      <m:oMath xmlns:m="http://schemas.openxmlformats.org/officeDocument/2006/math">
        <m:r>
          <w:rPr>
            <w:rFonts w:ascii="Cambria Math" w:hAnsi="Cambria Math"/>
          </w:rPr>
          <m:t xml:space="preserve">Δ</m:t>
        </m:r>
        <m:sSub>
          <m:e>
            <m:r>
              <w:rPr>
                <w:rFonts w:ascii="Cambria Math" w:hAnsi="Cambria Math"/>
              </w:rPr>
              <m:t xml:space="preserve">χ</m:t>
            </m:r>
          </m:e>
          <m:sub>
            <m:r>
              <w:rPr>
                <w:rFonts w:ascii="Cambria Math" w:hAnsi="Cambria Math"/>
              </w:rPr>
              <m:t xml:space="preserve">b</m:t>
            </m:r>
            <m:r>
              <w:rPr>
                <w:rFonts w:ascii="Cambria Math" w:hAnsi="Cambria Math"/>
              </w:rPr>
              <m:t xml:space="preserve">l</m:t>
            </m:r>
            <m:r>
              <w:rPr>
                <w:rFonts w:ascii="Cambria Math" w:hAnsi="Cambria Math"/>
              </w:rPr>
              <m:t xml:space="preserve">o</m:t>
            </m:r>
            <m:r>
              <w:rPr>
                <w:rFonts w:ascii="Cambria Math" w:hAnsi="Cambria Math"/>
              </w:rPr>
              <m:t xml:space="preserve">o</m:t>
            </m:r>
            <m:r>
              <w:rPr>
                <w:rFonts w:ascii="Cambria Math" w:hAnsi="Cambria Math"/>
              </w:rPr>
              <m:t xml:space="preserve">d</m:t>
            </m:r>
          </m:sub>
        </m:sSub>
      </m:oMath>
      <w:r>
        <w:rPr/>
        <w:t xml:space="preserve"> was the averaged </w:t>
      </w:r>
      <w:r>
        <w:rPr/>
      </w:r>
      <m:oMath xmlns:m="http://schemas.openxmlformats.org/officeDocument/2006/math">
        <m:r>
          <w:rPr>
            <w:rFonts w:ascii="Cambria Math" w:hAnsi="Cambria Math"/>
          </w:rPr>
          <m:t xml:space="preserve">χ</m:t>
        </m:r>
      </m:oMath>
      <w:r>
        <w:rPr/>
        <w:t xml:space="preserve"> of cerebral veins minus the average </w:t>
      </w:r>
      <w:r>
        <w:rPr/>
      </w:r>
      <m:oMath xmlns:m="http://schemas.openxmlformats.org/officeDocument/2006/math">
        <m:r>
          <w:rPr>
            <w:rFonts w:ascii="Cambria Math" w:hAnsi="Cambria Math"/>
          </w:rPr>
          <m:t xml:space="preserve">χ</m:t>
        </m:r>
      </m:oMath>
      <w:r>
        <w:rPr/>
        <w:t xml:space="preserve"> of CSF; </w:t>
      </w:r>
      <w:r>
        <w:rPr/>
      </w:r>
      <m:oMath xmlns:m="http://schemas.openxmlformats.org/officeDocument/2006/math">
        <m:r>
          <w:rPr>
            <w:rFonts w:ascii="Cambria Math" w:hAnsi="Cambria Math"/>
          </w:rPr>
          <m:t xml:space="preserve">Δ</m:t>
        </m:r>
        <m:sSub>
          <m:e>
            <m:r>
              <w:rPr>
                <w:rFonts w:ascii="Cambria Math" w:hAnsi="Cambria Math"/>
              </w:rPr>
              <m:t xml:space="preserve">χ</m:t>
            </m:r>
          </m:e>
          <m:sub>
            <m:r>
              <w:rPr>
                <w:rFonts w:ascii="Cambria Math" w:hAnsi="Cambria Math"/>
              </w:rPr>
              <m:t xml:space="preserve">o</m:t>
            </m:r>
            <m:r>
              <w:rPr>
                <w:rFonts w:ascii="Cambria Math" w:hAnsi="Cambria Math"/>
              </w:rPr>
              <m:t xml:space="preserve">x</m:t>
            </m:r>
            <m:r>
              <w:rPr>
                <w:rFonts w:ascii="Cambria Math" w:hAnsi="Cambria Math"/>
              </w:rPr>
              <m:t xml:space="preserve">y</m:t>
            </m:r>
          </m:sub>
        </m:sSub>
      </m:oMath>
      <w:r>
        <w:rPr/>
        <w:t xml:space="preserve"> was -0.21 * 4 ppm as per Sedlacik et al (2007)</w:t>
      </w:r>
      <w:r>
        <w:rPr>
          <w:vertAlign w:val="superscript"/>
        </w:rPr>
        <w:t>50</w:t>
      </w:r>
      <w:r>
        <w:rPr/>
        <w:t xml:space="preserve"> and Portnoy et al (2018)</w:t>
      </w:r>
      <w:r>
        <w:rPr>
          <w:vertAlign w:val="superscript"/>
        </w:rPr>
        <w:t>51</w:t>
      </w:r>
      <w:r>
        <w:rPr/>
        <w:t xml:space="preserve">; </w:t>
      </w:r>
      <w:r>
        <w:rPr/>
      </w:r>
      <m:oMath xmlns:m="http://schemas.openxmlformats.org/officeDocument/2006/math">
        <m:r>
          <w:rPr>
            <w:rFonts w:ascii="Cambria Math" w:hAnsi="Cambria Math"/>
          </w:rPr>
          <m:t xml:space="preserve">Δ</m:t>
        </m:r>
        <m:sSub>
          <m:e>
            <m:r>
              <w:rPr>
                <w:rFonts w:ascii="Cambria Math" w:hAnsi="Cambria Math"/>
              </w:rPr>
              <m:t xml:space="preserve">χ</m:t>
            </m:r>
          </m:e>
          <m:sub>
            <m:r>
              <w:rPr>
                <w:rFonts w:ascii="Cambria Math" w:hAnsi="Cambria Math"/>
              </w:rPr>
              <m:t xml:space="preserve">d</m:t>
            </m:r>
            <m:r>
              <w:rPr>
                <w:rFonts w:ascii="Cambria Math" w:hAnsi="Cambria Math"/>
              </w:rPr>
              <m:t xml:space="preserve">o</m:t>
            </m:r>
          </m:sub>
        </m:sSub>
      </m:oMath>
      <w:r>
        <w:rPr/>
        <w:t xml:space="preserve"> was -0.03 * 4 ppm as per Weisskoff and Kiihne (1992)</w:t>
      </w:r>
      <w:r>
        <w:rPr>
          <w:vertAlign w:val="superscript"/>
        </w:rPr>
        <w:t>49</w:t>
      </w:r>
      <w:r>
        <w:rPr/>
        <w:t>; and Hct was predicted based on previous measured values for the day of the scan.</w:t>
      </w:r>
    </w:p>
    <w:p>
      <w:pPr>
        <w:pStyle w:val="TextBody"/>
        <w:rPr/>
      </w:pPr>
      <w:r>
        <w:rPr/>
        <w:t>Oxygen extraction fraction (OEF) was calculated as:</w:t>
      </w:r>
    </w:p>
    <w:p>
      <w:pPr>
        <w:pStyle w:val="TextBody"/>
        <w:jc w:val="center"/>
        <w:rPr/>
      </w:pPr>
      <w:bookmarkStart w:id="11" w:name="eq-oef"/>
      <w:r>
        <w:rPr/>
      </w:r>
      <m:oMathPara xmlns:m="http://schemas.openxmlformats.org/officeDocument/2006/math">
        <m:oMathParaPr>
          <m:jc m:val="center"/>
        </m:oMathParaPr>
        <m:oMath>
          <m:r>
            <w:rPr>
              <w:rFonts w:ascii="Cambria Math" w:hAnsi="Cambria Math"/>
            </w:rPr>
            <m:t xml:space="preserve">O</m:t>
          </m:r>
          <m:r>
            <w:rPr>
              <w:rFonts w:ascii="Cambria Math" w:hAnsi="Cambria Math"/>
            </w:rPr>
            <m:t xml:space="preserve">E</m:t>
          </m:r>
          <m:r>
            <w:rPr>
              <w:rFonts w:ascii="Cambria Math" w:hAnsi="Cambria Math"/>
            </w:rPr>
            <m:t xml:space="preserve">F</m:t>
          </m:r>
          <m:r>
            <w:rPr>
              <w:rFonts w:ascii="Cambria Math" w:hAnsi="Cambria Math"/>
            </w:rPr>
            <m:t xml:space="preserve">=</m:t>
          </m:r>
          <m:f>
            <m:fPr>
              <m:type m:val="lin"/>
            </m:fPr>
            <m:num>
              <m:d>
                <m:dPr>
                  <m:begChr m:val="("/>
                  <m:endChr m:val=")"/>
                </m:dPr>
                <m:e>
                  <m:r>
                    <w:rPr>
                      <w:rFonts w:ascii="Cambria Math" w:hAnsi="Cambria Math"/>
                    </w:rPr>
                    <m:t xml:space="preserve">C</m:t>
                  </m:r>
                  <m:r>
                    <w:rPr>
                      <w:rFonts w:ascii="Cambria Math" w:hAnsi="Cambria Math"/>
                    </w:rPr>
                    <m:t xml:space="preserve">S</m:t>
                  </m:r>
                  <m:r>
                    <w:rPr>
                      <w:rFonts w:ascii="Cambria Math" w:hAnsi="Cambria Math"/>
                    </w:rPr>
                    <m:t xml:space="preserve">a</m:t>
                  </m:r>
                  <m:sSub>
                    <m:e>
                      <m:r>
                        <w:rPr>
                          <w:rFonts w:ascii="Cambria Math" w:hAnsi="Cambria Math"/>
                        </w:rPr>
                        <m:t xml:space="preserve">O</m:t>
                      </m:r>
                    </m:e>
                    <m:sub>
                      <m:r>
                        <w:rPr>
                          <w:rFonts w:ascii="Cambria Math" w:hAnsi="Cambria Math"/>
                        </w:rPr>
                        <m:t xml:space="preserve">2</m:t>
                      </m:r>
                    </m:sub>
                  </m:sSub>
                  <m:r>
                    <w:rPr>
                      <w:rFonts w:ascii="Cambria Math" w:hAnsi="Cambria Math"/>
                    </w:rPr>
                    <m:t xml:space="preserve">−</m:t>
                  </m:r>
                  <m:r>
                    <w:rPr>
                      <w:rFonts w:ascii="Cambria Math" w:hAnsi="Cambria Math"/>
                    </w:rPr>
                    <m:t xml:space="preserve">C</m:t>
                  </m:r>
                  <m:r>
                    <w:rPr>
                      <w:rFonts w:ascii="Cambria Math" w:hAnsi="Cambria Math"/>
                    </w:rPr>
                    <m:t xml:space="preserve">S</m:t>
                  </m:r>
                  <m:r>
                    <w:rPr>
                      <w:rFonts w:ascii="Cambria Math" w:hAnsi="Cambria Math"/>
                    </w:rPr>
                    <m:t xml:space="preserve">v</m:t>
                  </m:r>
                  <m:sSub>
                    <m:e>
                      <m:r>
                        <w:rPr>
                          <w:rFonts w:ascii="Cambria Math" w:hAnsi="Cambria Math"/>
                        </w:rPr>
                        <m:t xml:space="preserve">O</m:t>
                      </m:r>
                    </m:e>
                    <m:sub>
                      <m:r>
                        <w:rPr>
                          <w:rFonts w:ascii="Cambria Math" w:hAnsi="Cambria Math"/>
                        </w:rPr>
                        <m:t xml:space="preserve">2</m:t>
                      </m:r>
                    </m:sub>
                  </m:sSub>
                </m:e>
              </m:d>
            </m:num>
            <m:den>
              <m:r>
                <w:rPr>
                  <w:rFonts w:ascii="Cambria Math" w:hAnsi="Cambria Math"/>
                </w:rPr>
                <m:t xml:space="preserve">C</m:t>
              </m:r>
            </m:den>
          </m:f>
          <m:r>
            <w:rPr>
              <w:rFonts w:ascii="Cambria Math" w:hAnsi="Cambria Math"/>
            </w:rPr>
            <m:t xml:space="preserve">S</m:t>
          </m:r>
          <m:r>
            <w:rPr>
              <w:rFonts w:ascii="Cambria Math" w:hAnsi="Cambria Math"/>
            </w:rPr>
            <m:t xml:space="preserve">a</m:t>
          </m:r>
          <m:sSub>
            <m:e>
              <m:r>
                <w:rPr>
                  <w:rFonts w:ascii="Cambria Math" w:hAnsi="Cambria Math"/>
                </w:rPr>
                <m:t xml:space="preserve">O</m:t>
              </m:r>
            </m:e>
            <m:sub>
              <m:r>
                <w:rPr>
                  <w:rFonts w:ascii="Cambria Math" w:hAnsi="Cambria Math"/>
                </w:rPr>
                <m:t xml:space="preserve">2</m:t>
              </m:r>
            </m:sub>
          </m:sSub>
          <m:d>
            <m:dPr>
              <m:begChr m:val="("/>
              <m:endChr m:val=")"/>
            </m:dPr>
            <m:e>
              <m:r>
                <w:rPr>
                  <w:rFonts w:ascii="Cambria Math" w:hAnsi="Cambria Math"/>
                </w:rPr>
                <m:t xml:space="preserve">2</m:t>
              </m:r>
            </m:e>
          </m:d>
        </m:oMath>
      </m:oMathPara>
      <w:bookmarkEnd w:id="11"/>
    </w:p>
    <w:p>
      <w:pPr>
        <w:pStyle w:val="FirstParagraph"/>
        <w:rPr/>
      </w:pPr>
      <w:r>
        <w:rPr/>
        <w:t>where CSaO</w:t>
      </w:r>
      <w:r>
        <w:rPr>
          <w:vertAlign w:val="subscript"/>
        </w:rPr>
        <w:t>2</w:t>
      </w:r>
      <w:r>
        <w:rPr/>
        <w:t xml:space="preserve"> was calculated from the pulse oximeter during the MRI scan and CSvO</w:t>
      </w:r>
      <w:r>
        <w:rPr>
          <w:vertAlign w:val="subscript"/>
        </w:rPr>
        <w:t>2</w:t>
      </w:r>
      <w:r>
        <w:rPr/>
        <w:t xml:space="preserve"> was calculated from </w:t>
      </w:r>
      <w:hyperlink w:anchor="eq-csvo2">
        <w:r>
          <w:rPr>
            <w:rStyle w:val="InternetLink"/>
          </w:rPr>
          <w:t>Equation 1</w:t>
        </w:r>
      </w:hyperlink>
      <w:r>
        <w:rPr/>
        <w:t>.</w:t>
      </w:r>
    </w:p>
    <w:p>
      <w:pPr>
        <w:pStyle w:val="TextBody"/>
        <w:rPr/>
      </w:pPr>
      <w:r>
        <w:rPr/>
        <w:t>ASL imaging data was then post-processed in the pipeline using an in-house python script to generate a CBF map *** . The imaging data consisted of two images, a PWI which is the difference between the control and labeled images, and a proton density image which is used for scaling signal intensities. The python script uses the PWI and proton density images along with other neonatal specific parameters derived from the literature and the MRI acquisition parameters as inputs and generates a CBF map with the following quantification model:</w:t>
      </w:r>
    </w:p>
    <w:p>
      <w:pPr>
        <w:pStyle w:val="TextBody"/>
        <w:jc w:val="center"/>
        <w:rPr/>
      </w:pPr>
      <w:bookmarkStart w:id="12" w:name="eq-cbf"/>
      <w:r>
        <w:rPr/>
      </w:r>
      <m:oMathPara xmlns:m="http://schemas.openxmlformats.org/officeDocument/2006/math">
        <m:oMathParaPr>
          <m:jc m:val="center"/>
        </m:oMathParaPr>
        <m:oMath>
          <m:r>
            <w:rPr>
              <w:rFonts w:ascii="Cambria Math" w:hAnsi="Cambria Math"/>
            </w:rPr>
            <m:t xml:space="preserve">C</m:t>
          </m:r>
          <m:r>
            <w:rPr>
              <w:rFonts w:ascii="Cambria Math" w:hAnsi="Cambria Math"/>
            </w:rPr>
            <m:t xml:space="preserve">B</m:t>
          </m:r>
          <m:r>
            <w:rPr>
              <w:rFonts w:ascii="Cambria Math" w:hAnsi="Cambria Math"/>
            </w:rPr>
            <m:t xml:space="preserve">F</m:t>
          </m:r>
          <m:r>
            <w:rPr>
              <w:rFonts w:ascii="Cambria Math" w:hAnsi="Cambria Math"/>
            </w:rPr>
            <m:t xml:space="preserve">=</m:t>
          </m:r>
          <m:r>
            <w:rPr>
              <w:rFonts w:ascii="Cambria Math" w:hAnsi="Cambria Math"/>
            </w:rPr>
            <m:t xml:space="preserve">6000</m:t>
          </m:r>
          <m:r>
            <w:rPr>
              <w:rFonts w:ascii="Cambria Math" w:hAnsi="Cambria Math"/>
            </w:rPr>
            <m:t xml:space="preserve">⋅</m:t>
          </m:r>
          <m:r>
            <w:rPr>
              <w:rFonts w:ascii="Cambria Math" w:hAnsi="Cambria Math"/>
            </w:rPr>
            <m:t xml:space="preserve">λ</m:t>
          </m:r>
          <m:f>
            <m:num>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exp</m:t>
                  </m:r>
                  <m:d>
                    <m:dPr>
                      <m:begChr m:val="("/>
                      <m:endChr m:val=")"/>
                    </m:dPr>
                    <m:e>
                      <m:r>
                        <w:rPr>
                          <w:rFonts w:ascii="Cambria Math" w:hAnsi="Cambria Math"/>
                        </w:rPr>
                        <m:t xml:space="preserve">−</m:t>
                      </m:r>
                      <m:f>
                        <m:num>
                          <m:r>
                            <w:rPr>
                              <w:rFonts w:ascii="Cambria Math" w:hAnsi="Cambria Math"/>
                            </w:rPr>
                            <m:t xml:space="preserve">S</m:t>
                          </m:r>
                          <m:r>
                            <w:rPr>
                              <w:rFonts w:ascii="Cambria Math" w:hAnsi="Cambria Math"/>
                            </w:rPr>
                            <m:t xml:space="preserve">T</m:t>
                          </m:r>
                          <m:d>
                            <m:dPr>
                              <m:begChr m:val="("/>
                              <m:endChr m:val=")"/>
                            </m:dPr>
                            <m:e>
                              <m:r>
                                <w:rPr>
                                  <w:rFonts w:ascii="Cambria Math" w:hAnsi="Cambria Math"/>
                                </w:rPr>
                                <m:t xml:space="preserve">s</m:t>
                              </m:r>
                            </m:e>
                          </m:d>
                        </m:num>
                        <m:den>
                          <m:sSub>
                            <m:e>
                              <m:r>
                                <w:rPr>
                                  <w:rFonts w:ascii="Cambria Math" w:hAnsi="Cambria Math"/>
                                </w:rPr>
                                <m:t xml:space="preserve">T</m:t>
                              </m:r>
                            </m:e>
                            <m:sub>
                              <m:r>
                                <w:rPr>
                                  <w:rFonts w:ascii="Cambria Math" w:hAnsi="Cambria Math"/>
                                </w:rPr>
                                <m:t xml:space="preserve">1</m:t>
                              </m:r>
                              <m:r>
                                <w:rPr>
                                  <w:rFonts w:ascii="Cambria Math" w:hAnsi="Cambria Math"/>
                                </w:rPr>
                                <m:t xml:space="preserve">t</m:t>
                              </m:r>
                            </m:sub>
                          </m:sSub>
                          <m:d>
                            <m:dPr>
                              <m:begChr m:val="("/>
                              <m:endChr m:val=")"/>
                            </m:dPr>
                            <m:e>
                              <m:r>
                                <w:rPr>
                                  <w:rFonts w:ascii="Cambria Math" w:hAnsi="Cambria Math"/>
                                </w:rPr>
                                <m:t xml:space="preserve">s</m:t>
                              </m:r>
                            </m:e>
                          </m:d>
                        </m:den>
                      </m:f>
                    </m:e>
                  </m:d>
                </m:e>
              </m:d>
              <m:r>
                <w:rPr>
                  <w:rFonts w:ascii="Cambria Math" w:hAnsi="Cambria Math"/>
                </w:rPr>
                <m:t xml:space="preserve">exp</m:t>
              </m:r>
              <m:d>
                <m:dPr>
                  <m:begChr m:val="("/>
                  <m:endChr m:val=")"/>
                </m:dPr>
                <m:e>
                  <m:f>
                    <m:num>
                      <m:r>
                        <w:rPr>
                          <w:rFonts w:ascii="Cambria Math" w:hAnsi="Cambria Math"/>
                        </w:rPr>
                        <m:t xml:space="preserve">P</m:t>
                      </m:r>
                      <m:r>
                        <w:rPr>
                          <w:rFonts w:ascii="Cambria Math" w:hAnsi="Cambria Math"/>
                        </w:rPr>
                        <m:t xml:space="preserve">L</m:t>
                      </m:r>
                      <m:r>
                        <w:rPr>
                          <w:rFonts w:ascii="Cambria Math" w:hAnsi="Cambria Math"/>
                        </w:rPr>
                        <m:t xml:space="preserve">D</m:t>
                      </m:r>
                      <m:d>
                        <m:dPr>
                          <m:begChr m:val="("/>
                          <m:endChr m:val=")"/>
                        </m:dPr>
                        <m:e>
                          <m:r>
                            <w:rPr>
                              <w:rFonts w:ascii="Cambria Math" w:hAnsi="Cambria Math"/>
                            </w:rPr>
                            <m:t xml:space="preserve">s</m:t>
                          </m:r>
                        </m:e>
                      </m:d>
                    </m:num>
                    <m:den>
                      <m:sSub>
                        <m:e>
                          <m:r>
                            <w:rPr>
                              <w:rFonts w:ascii="Cambria Math" w:hAnsi="Cambria Math"/>
                            </w:rPr>
                            <m:t xml:space="preserve">T</m:t>
                          </m:r>
                        </m:e>
                        <m:sub>
                          <m:r>
                            <w:rPr>
                              <w:rFonts w:ascii="Cambria Math" w:hAnsi="Cambria Math"/>
                            </w:rPr>
                            <m:t xml:space="preserve">1</m:t>
                          </m:r>
                          <m:r>
                            <w:rPr>
                              <w:rFonts w:ascii="Cambria Math" w:hAnsi="Cambria Math"/>
                            </w:rPr>
                            <m:t xml:space="preserve">b</m:t>
                          </m:r>
                        </m:sub>
                      </m:sSub>
                      <m:d>
                        <m:dPr>
                          <m:begChr m:val="("/>
                          <m:endChr m:val=")"/>
                        </m:dPr>
                        <m:e>
                          <m:r>
                            <w:rPr>
                              <w:rFonts w:ascii="Cambria Math" w:hAnsi="Cambria Math"/>
                            </w:rPr>
                            <m:t xml:space="preserve">s</m:t>
                          </m:r>
                        </m:e>
                      </m:d>
                    </m:den>
                  </m:f>
                </m:e>
              </m:d>
            </m:num>
            <m:den>
              <m:r>
                <w:rPr>
                  <w:rFonts w:ascii="Cambria Math" w:hAnsi="Cambria Math"/>
                </w:rPr>
                <m:t xml:space="preserve">2</m:t>
              </m:r>
              <m:r>
                <w:rPr>
                  <w:rFonts w:ascii="Cambria Math" w:hAnsi="Cambria Math"/>
                </w:rPr>
                <m:t xml:space="preserve">⋅</m:t>
              </m:r>
              <m:sSub>
                <m:e>
                  <m:r>
                    <w:rPr>
                      <w:rFonts w:ascii="Cambria Math" w:hAnsi="Cambria Math"/>
                    </w:rPr>
                    <m:t xml:space="preserve">T</m:t>
                  </m:r>
                </m:e>
                <m:sub>
                  <m:r>
                    <w:rPr>
                      <w:rFonts w:ascii="Cambria Math" w:hAnsi="Cambria Math"/>
                    </w:rPr>
                    <m:t xml:space="preserve">1</m:t>
                  </m:r>
                  <m:r>
                    <w:rPr>
                      <w:rFonts w:ascii="Cambria Math" w:hAnsi="Cambria Math"/>
                    </w:rPr>
                    <m:t xml:space="preserve">b</m:t>
                  </m:r>
                </m:sub>
              </m:sSub>
              <m:d>
                <m:dPr>
                  <m:begChr m:val="("/>
                  <m:endChr m:val=")"/>
                </m:dPr>
                <m:e>
                  <m:r>
                    <w:rPr>
                      <w:rFonts w:ascii="Cambria Math" w:hAnsi="Cambria Math"/>
                    </w:rPr>
                    <m:t xml:space="preserve">s</m:t>
                  </m:r>
                </m:e>
              </m:d>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exp</m:t>
                  </m:r>
                  <m:d>
                    <m:dPr>
                      <m:begChr m:val="("/>
                      <m:endChr m:val=")"/>
                    </m:dPr>
                    <m:e>
                      <m:r>
                        <w:rPr>
                          <w:rFonts w:ascii="Cambria Math" w:hAnsi="Cambria Math"/>
                        </w:rPr>
                        <m:t xml:space="preserve">−</m:t>
                      </m:r>
                      <m:f>
                        <m:num>
                          <m:r>
                            <w:rPr>
                              <w:rFonts w:ascii="Cambria Math" w:hAnsi="Cambria Math"/>
                            </w:rPr>
                            <m:t xml:space="preserve">L</m:t>
                          </m:r>
                          <m:r>
                            <w:rPr>
                              <w:rFonts w:ascii="Cambria Math" w:hAnsi="Cambria Math"/>
                            </w:rPr>
                            <m:t xml:space="preserve">T</m:t>
                          </m:r>
                          <m:d>
                            <m:dPr>
                              <m:begChr m:val="("/>
                              <m:endChr m:val=")"/>
                            </m:dPr>
                            <m:e>
                              <m:r>
                                <w:rPr>
                                  <w:rFonts w:ascii="Cambria Math" w:hAnsi="Cambria Math"/>
                                </w:rPr>
                                <m:t xml:space="preserve">s</m:t>
                              </m:r>
                            </m:e>
                          </m:d>
                        </m:num>
                        <m:den>
                          <m:sSub>
                            <m:e>
                              <m:r>
                                <w:rPr>
                                  <w:rFonts w:ascii="Cambria Math" w:hAnsi="Cambria Math"/>
                                </w:rPr>
                                <m:t xml:space="preserve">T</m:t>
                              </m:r>
                            </m:e>
                            <m:sub>
                              <m:r>
                                <w:rPr>
                                  <w:rFonts w:ascii="Cambria Math" w:hAnsi="Cambria Math"/>
                                </w:rPr>
                                <m:t xml:space="preserve">1</m:t>
                              </m:r>
                              <m:r>
                                <w:rPr>
                                  <w:rFonts w:ascii="Cambria Math" w:hAnsi="Cambria Math"/>
                                </w:rPr>
                                <m:t xml:space="preserve">b</m:t>
                              </m:r>
                            </m:sub>
                          </m:sSub>
                          <m:d>
                            <m:dPr>
                              <m:begChr m:val="("/>
                              <m:endChr m:val=")"/>
                            </m:dPr>
                            <m:e>
                              <m:r>
                                <w:rPr>
                                  <w:rFonts w:ascii="Cambria Math" w:hAnsi="Cambria Math"/>
                                </w:rPr>
                                <m:t xml:space="preserve">s</m:t>
                              </m:r>
                            </m:e>
                          </m:d>
                        </m:den>
                      </m:f>
                    </m:e>
                  </m:d>
                </m:e>
              </m:d>
              <m:r>
                <w:rPr>
                  <w:rFonts w:ascii="Cambria Math" w:hAnsi="Cambria Math"/>
                </w:rPr>
                <m:t xml:space="preserve">⋅</m:t>
              </m:r>
              <m:r>
                <w:rPr>
                  <w:rFonts w:ascii="Cambria Math" w:hAnsi="Cambria Math"/>
                </w:rPr>
                <m:t xml:space="preserve">ϵ</m:t>
              </m:r>
              <m:r>
                <w:rPr>
                  <w:rFonts w:ascii="Cambria Math" w:hAnsi="Cambria Math"/>
                </w:rPr>
                <m:t xml:space="preserve">⋅</m:t>
              </m:r>
              <m:r>
                <w:rPr>
                  <w:rFonts w:ascii="Cambria Math" w:hAnsi="Cambria Math"/>
                </w:rPr>
                <m:t xml:space="preserve">N</m:t>
              </m:r>
              <m:r>
                <w:rPr>
                  <w:rFonts w:ascii="Cambria Math" w:hAnsi="Cambria Math"/>
                </w:rPr>
                <m:t xml:space="preserve">E</m:t>
              </m:r>
              <m:sSub>
                <m:e>
                  <m:r>
                    <w:rPr>
                      <w:rFonts w:ascii="Cambria Math" w:hAnsi="Cambria Math"/>
                    </w:rPr>
                    <m:t xml:space="preserve">X</m:t>
                  </m:r>
                </m:e>
                <m:sub>
                  <m:r>
                    <w:rPr>
                      <w:rFonts w:ascii="Cambria Math" w:hAnsi="Cambria Math"/>
                    </w:rPr>
                    <m:t xml:space="preserve">P</m:t>
                  </m:r>
                  <m:r>
                    <w:rPr>
                      <w:rFonts w:ascii="Cambria Math" w:hAnsi="Cambria Math"/>
                    </w:rPr>
                    <m:t xml:space="preserve">W</m:t>
                  </m:r>
                </m:sub>
              </m:sSub>
            </m:den>
          </m:f>
          <m:d>
            <m:dPr>
              <m:begChr m:val="("/>
              <m:endChr m:val=")"/>
            </m:dPr>
            <m:e>
              <m:f>
                <m:num>
                  <m:r>
                    <w:rPr>
                      <w:rFonts w:ascii="Cambria Math" w:hAnsi="Cambria Math"/>
                    </w:rPr>
                    <m:t xml:space="preserve">P</m:t>
                  </m:r>
                  <m:r>
                    <w:rPr>
                      <w:rFonts w:ascii="Cambria Math" w:hAnsi="Cambria Math"/>
                    </w:rPr>
                    <m:t xml:space="preserve">W</m:t>
                  </m:r>
                </m:num>
                <m:den>
                  <m:r>
                    <w:rPr>
                      <w:rFonts w:ascii="Cambria Math" w:hAnsi="Cambria Math"/>
                    </w:rPr>
                    <m:t xml:space="preserve">S</m:t>
                  </m:r>
                  <m:sSub>
                    <m:e>
                      <m:r>
                        <w:rPr>
                          <w:rFonts w:ascii="Cambria Math" w:hAnsi="Cambria Math"/>
                        </w:rPr>
                        <m:t xml:space="preserve">F</m:t>
                      </m:r>
                    </m:e>
                    <m:sub>
                      <m:r>
                        <w:rPr>
                          <w:rFonts w:ascii="Cambria Math" w:hAnsi="Cambria Math"/>
                        </w:rPr>
                        <m:t xml:space="preserve">P</m:t>
                      </m:r>
                      <m:r>
                        <w:rPr>
                          <w:rFonts w:ascii="Cambria Math" w:hAnsi="Cambria Math"/>
                        </w:rPr>
                        <m:t xml:space="preserve">W</m:t>
                      </m:r>
                    </m:sub>
                  </m:sSub>
                  <m:r>
                    <w:rPr>
                      <w:rFonts w:ascii="Cambria Math" w:hAnsi="Cambria Math"/>
                    </w:rPr>
                    <m:t xml:space="preserve">⋅</m:t>
                  </m:r>
                  <m:r>
                    <w:rPr>
                      <w:rFonts w:ascii="Cambria Math" w:hAnsi="Cambria Math"/>
                    </w:rPr>
                    <m:t xml:space="preserve">P</m:t>
                  </m:r>
                  <m:r>
                    <w:rPr>
                      <w:rFonts w:ascii="Cambria Math" w:hAnsi="Cambria Math"/>
                    </w:rPr>
                    <m:t xml:space="preserve">D</m:t>
                  </m:r>
                </m:den>
              </m:f>
            </m:e>
          </m:d>
          <m:d>
            <m:dPr>
              <m:begChr m:val="("/>
              <m:endChr m:val=")"/>
            </m:dPr>
            <m:e>
              <m:r>
                <w:rPr>
                  <w:rFonts w:ascii="Cambria Math" w:hAnsi="Cambria Math"/>
                </w:rPr>
                <m:t xml:space="preserve">3</m:t>
              </m:r>
            </m:e>
          </m:d>
        </m:oMath>
      </m:oMathPara>
      <w:bookmarkEnd w:id="12"/>
    </w:p>
    <w:p>
      <w:pPr>
        <w:pStyle w:val="FirstParagraph"/>
        <w:rPr/>
      </w:pPr>
      <w:r>
        <w:rPr/>
        <w:t xml:space="preserve">where CBF is the cerebral blood flow in mL / 100 g / min, </w:t>
      </w:r>
      <w:r>
        <w:rPr/>
      </w:r>
      <m:oMath xmlns:m="http://schemas.openxmlformats.org/officeDocument/2006/math">
        <m:r>
          <w:rPr>
            <w:rFonts w:ascii="Cambria Math" w:hAnsi="Cambria Math"/>
          </w:rPr>
          <m:t xml:space="preserve">λ</m:t>
        </m:r>
      </m:oMath>
      <w:r>
        <w:rPr/>
        <w:t xml:space="preserve"> is the blood/tissue water partition coefficient set to 0.9 mL / g as per Alsop et al. (2015)</w:t>
      </w:r>
      <w:r>
        <w:rPr>
          <w:vertAlign w:val="superscript"/>
        </w:rPr>
        <w:t>52</w:t>
      </w:r>
      <w:r>
        <w:rPr/>
        <w:t>, T</w:t>
      </w:r>
      <w:r>
        <w:rPr>
          <w:vertAlign w:val="subscript"/>
        </w:rPr>
        <w:t>1b</w:t>
      </w:r>
      <w:r>
        <w:rPr/>
        <w:t xml:space="preserve"> is the longitudinal relaxation time of blood and was set to 1.89 s as per De Vis et al. (2014)</w:t>
      </w:r>
      <w:r>
        <w:rPr>
          <w:vertAlign w:val="superscript"/>
        </w:rPr>
        <w:t>53</w:t>
      </w:r>
      <w:r>
        <w:rPr/>
        <w:t>, T</w:t>
      </w:r>
      <w:r>
        <w:rPr>
          <w:vertAlign w:val="subscript"/>
        </w:rPr>
        <w:t>1t</w:t>
      </w:r>
      <w:r>
        <w:rPr/>
        <w:t xml:space="preserve"> is the longitudinal relaxation time of tissue and was set to 1.2 s, ST is the saturation time (2 s), LT is the labeling duration (1.45 s), PLD is the labeling delay (2.025 s), </w:t>
      </w:r>
      <w:r>
        <w:rPr/>
      </w:r>
      <m:oMath xmlns:m="http://schemas.openxmlformats.org/officeDocument/2006/math">
        <m:r>
          <w:rPr>
            <w:rFonts w:ascii="Cambria Math" w:hAnsi="Cambria Math"/>
          </w:rPr>
          <m:t xml:space="preserve">ϵ</m:t>
        </m:r>
      </m:oMath>
      <w:r>
        <w:rPr/>
        <w:t xml:space="preserve"> is the efficiency set to 0.6, NEX</w:t>
      </w:r>
      <w:r>
        <w:rPr>
          <w:vertAlign w:val="subscript"/>
        </w:rPr>
        <w:t>pw</w:t>
      </w:r>
      <w:r>
        <w:rPr/>
        <w:t xml:space="preserve"> is the number of excitations for PWI images (3), SF</w:t>
      </w:r>
      <w:r>
        <w:rPr>
          <w:vertAlign w:val="subscript"/>
        </w:rPr>
        <w:t>pw</w:t>
      </w:r>
      <w:r>
        <w:rPr/>
        <w:t xml:space="preserve"> is the PWI sequence scaling factor (32), PW is the perfusion weighted image, and PD is the proton density image. The constant 6000 converts the unit from mL / g / s to mL / 100 g / min.</w:t>
      </w:r>
    </w:p>
    <w:p>
      <w:pPr>
        <w:pStyle w:val="TextBody"/>
        <w:rPr/>
      </w:pPr>
      <w:r>
        <w:rPr/>
        <w:t xml:space="preserve">The volume of the tissue masks for each ROI was calculated using </w:t>
      </w:r>
      <w:r>
        <w:rPr>
          <w:rStyle w:val="VerbatimChar"/>
        </w:rPr>
        <w:t>fslstats</w:t>
      </w:r>
      <w:r>
        <w:rPr/>
        <w:t xml:space="preserve">. The tissue masks were registered to the averaged </w:t>
      </w:r>
      <w:r>
        <w:rPr/>
      </w:r>
      <m:oMath xmlns:m="http://schemas.openxmlformats.org/officeDocument/2006/math">
        <m:r>
          <w:rPr>
            <w:rFonts w:ascii="Cambria Math" w:hAnsi="Cambria Math"/>
          </w:rPr>
          <m:t xml:space="preserve">χ</m:t>
        </m:r>
      </m:oMath>
      <w:r>
        <w:rPr/>
        <w:t xml:space="preserve"> and CBF map by applying the mask and taking the mean of the whole image. All generated variables including the ROI volumes and averages in tissue masks were output into a comma separated variable file with the subject ID and headers for each corresponding column.</w:t>
      </w:r>
    </w:p>
    <w:p>
      <w:pPr>
        <w:pStyle w:val="TextBody"/>
        <w:rPr/>
      </w:pPr>
      <w:r>
        <w:rPr/>
        <w:t>Using values from the csv file, the following equation was used to quantify CMRO</w:t>
      </w:r>
      <w:r>
        <w:rPr>
          <w:vertAlign w:val="subscript"/>
        </w:rPr>
        <w:t>2</w:t>
      </w:r>
      <w:r>
        <w:rPr/>
        <w:t xml:space="preserve"> in </w:t>
      </w:r>
      <w:r>
        <w:rPr>
          <w:rStyle w:val="VerbatimChar"/>
        </w:rPr>
        <w:t>R</w:t>
      </w:r>
      <w:r>
        <w:rPr/>
        <w:t>:</w:t>
      </w:r>
    </w:p>
    <w:p>
      <w:pPr>
        <w:pStyle w:val="TextBody"/>
        <w:jc w:val="center"/>
        <w:rPr/>
      </w:pPr>
      <w:bookmarkStart w:id="13" w:name="eq-cmro2"/>
      <w:r>
        <w:rPr/>
      </w:r>
      <m:oMathPara xmlns:m="http://schemas.openxmlformats.org/officeDocument/2006/math">
        <m:oMathParaPr>
          <m:jc m:val="center"/>
        </m:oMathParaPr>
        <m:oMath>
          <m:r>
            <w:rPr>
              <w:rFonts w:ascii="Cambria Math" w:hAnsi="Cambria Math"/>
            </w:rPr>
            <m:t xml:space="preserve">C</m:t>
          </m:r>
          <m:r>
            <w:rPr>
              <w:rFonts w:ascii="Cambria Math" w:hAnsi="Cambria Math"/>
            </w:rPr>
            <m:t xml:space="preserve">M</m:t>
          </m:r>
          <m:r>
            <w:rPr>
              <w:rFonts w:ascii="Cambria Math" w:hAnsi="Cambria Math"/>
            </w:rPr>
            <m:t xml:space="preserve">R</m:t>
          </m:r>
          <m:sSub>
            <m:e>
              <m:r>
                <w:rPr>
                  <w:rFonts w:ascii="Cambria Math" w:hAnsi="Cambria Math"/>
                </w:rPr>
                <m:t xml:space="preserve">O</m:t>
              </m:r>
            </m:e>
            <m:sub>
              <m:r>
                <w:rPr>
                  <w:rFonts w:ascii="Cambria Math" w:hAnsi="Cambria Math"/>
                </w:rPr>
                <m:t xml:space="preserve">2</m:t>
              </m:r>
            </m:sub>
          </m:sSub>
          <m:r>
            <w:rPr>
              <w:rFonts w:ascii="Cambria Math" w:hAnsi="Cambria Math"/>
            </w:rPr>
            <m:t xml:space="preserve">=</m:t>
          </m:r>
          <m:r>
            <w:rPr>
              <w:rFonts w:ascii="Cambria Math" w:hAnsi="Cambria Math"/>
            </w:rPr>
            <m:t xml:space="preserve">O</m:t>
          </m:r>
          <m:r>
            <w:rPr>
              <w:rFonts w:ascii="Cambria Math" w:hAnsi="Cambria Math"/>
            </w:rPr>
            <m:t xml:space="preserve">E</m:t>
          </m:r>
          <m:r>
            <w:rPr>
              <w:rFonts w:ascii="Cambria Math" w:hAnsi="Cambria Math"/>
            </w:rPr>
            <m:t xml:space="preserve">⋅</m:t>
          </m:r>
          <m:r>
            <w:rPr>
              <w:rFonts w:ascii="Cambria Math" w:hAnsi="Cambria Math"/>
            </w:rPr>
            <m:t xml:space="preserve">C</m:t>
          </m:r>
          <m:r>
            <w:rPr>
              <w:rFonts w:ascii="Cambria Math" w:hAnsi="Cambria Math"/>
            </w:rPr>
            <m:t xml:space="preserve">B</m:t>
          </m:r>
          <m:r>
            <w:rPr>
              <w:rFonts w:ascii="Cambria Math" w:hAnsi="Cambria Math"/>
            </w:rPr>
            <m:t xml:space="preserve">F</m:t>
          </m:r>
          <m:r>
            <w:rPr>
              <w:rFonts w:ascii="Cambria Math" w:hAnsi="Cambria Math"/>
            </w:rPr>
            <m:t xml:space="preserve">⋅</m:t>
          </m:r>
          <m:r>
            <w:rPr>
              <w:rFonts w:ascii="Cambria Math" w:hAnsi="Cambria Math"/>
            </w:rPr>
            <m:t xml:space="preserve">H</m:t>
          </m:r>
          <m:r>
            <w:rPr>
              <w:rFonts w:ascii="Cambria Math" w:hAnsi="Cambria Math"/>
            </w:rPr>
            <m:t xml:space="preserve">b</m:t>
          </m:r>
          <m:r>
            <w:rPr>
              <w:rFonts w:ascii="Cambria Math" w:hAnsi="Cambria Math"/>
            </w:rPr>
            <m:t xml:space="preserve">T</m:t>
          </m:r>
          <m:r>
            <w:rPr>
              <w:rFonts w:ascii="Cambria Math" w:hAnsi="Cambria Math"/>
            </w:rPr>
            <m:t xml:space="preserve">=</m:t>
          </m:r>
          <m:d>
            <m:dPr>
              <m:begChr m:val="("/>
              <m:endChr m:val=")"/>
            </m:dPr>
            <m:e>
              <m:r>
                <w:rPr>
                  <w:rFonts w:ascii="Cambria Math" w:hAnsi="Cambria Math"/>
                </w:rPr>
                <m:t xml:space="preserve">C</m:t>
              </m:r>
              <m:r>
                <w:rPr>
                  <w:rFonts w:ascii="Cambria Math" w:hAnsi="Cambria Math"/>
                </w:rPr>
                <m:t xml:space="preserve">S</m:t>
              </m:r>
              <m:r>
                <w:rPr>
                  <w:rFonts w:ascii="Cambria Math" w:hAnsi="Cambria Math"/>
                </w:rPr>
                <m:t xml:space="preserve">a</m:t>
              </m:r>
              <m:sSub>
                <m:e>
                  <m:r>
                    <w:rPr>
                      <w:rFonts w:ascii="Cambria Math" w:hAnsi="Cambria Math"/>
                    </w:rPr>
                    <m:t xml:space="preserve">O</m:t>
                  </m:r>
                </m:e>
                <m:sub>
                  <m:r>
                    <w:rPr>
                      <w:rFonts w:ascii="Cambria Math" w:hAnsi="Cambria Math"/>
                    </w:rPr>
                    <m:t xml:space="preserve">2</m:t>
                  </m:r>
                </m:sub>
              </m:sSub>
              <m:r>
                <w:rPr>
                  <w:rFonts w:ascii="Cambria Math" w:hAnsi="Cambria Math"/>
                </w:rPr>
                <m:t xml:space="preserve">−</m:t>
              </m:r>
              <m:r>
                <w:rPr>
                  <w:rFonts w:ascii="Cambria Math" w:hAnsi="Cambria Math"/>
                </w:rPr>
                <m:t xml:space="preserve">C</m:t>
              </m:r>
              <m:r>
                <w:rPr>
                  <w:rFonts w:ascii="Cambria Math" w:hAnsi="Cambria Math"/>
                </w:rPr>
                <m:t xml:space="preserve">S</m:t>
              </m:r>
              <m:r>
                <w:rPr>
                  <w:rFonts w:ascii="Cambria Math" w:hAnsi="Cambria Math"/>
                </w:rPr>
                <m:t xml:space="preserve">v</m:t>
              </m:r>
              <m:sSub>
                <m:e>
                  <m:r>
                    <w:rPr>
                      <w:rFonts w:ascii="Cambria Math" w:hAnsi="Cambria Math"/>
                    </w:rPr>
                    <m:t xml:space="preserve">O</m:t>
                  </m:r>
                </m:e>
                <m:sub>
                  <m:r>
                    <w:rPr>
                      <w:rFonts w:ascii="Cambria Math" w:hAnsi="Cambria Math"/>
                    </w:rPr>
                    <m:t xml:space="preserve">2</m:t>
                  </m:r>
                </m:sub>
              </m:sSub>
            </m:e>
          </m:d>
          <m:r>
            <w:rPr>
              <w:rFonts w:ascii="Cambria Math" w:hAnsi="Cambria Math"/>
            </w:rPr>
            <m:t xml:space="preserve">⋅</m:t>
          </m:r>
          <m:r>
            <w:rPr>
              <w:rFonts w:ascii="Cambria Math" w:hAnsi="Cambria Math"/>
            </w:rPr>
            <m:t xml:space="preserve">C</m:t>
          </m:r>
          <m:r>
            <w:rPr>
              <w:rFonts w:ascii="Cambria Math" w:hAnsi="Cambria Math"/>
            </w:rPr>
            <m:t xml:space="preserve">B</m:t>
          </m:r>
          <m:r>
            <w:rPr>
              <w:rFonts w:ascii="Cambria Math" w:hAnsi="Cambria Math"/>
            </w:rPr>
            <m:t xml:space="preserve">F</m:t>
          </m:r>
          <m:r>
            <w:rPr>
              <w:rFonts w:ascii="Cambria Math" w:hAnsi="Cambria Math"/>
            </w:rPr>
            <m:t xml:space="preserve">⋅</m:t>
          </m:r>
          <m:r>
            <w:rPr>
              <w:rFonts w:ascii="Cambria Math" w:hAnsi="Cambria Math"/>
            </w:rPr>
            <m:t xml:space="preserve">H</m:t>
          </m:r>
          <m:r>
            <w:rPr>
              <w:rFonts w:ascii="Cambria Math" w:hAnsi="Cambria Math"/>
            </w:rPr>
            <m:t xml:space="preserve">b</m:t>
          </m:r>
          <m:r>
            <w:rPr>
              <w:rFonts w:ascii="Cambria Math" w:hAnsi="Cambria Math"/>
            </w:rPr>
            <m:t xml:space="preserve">T</m:t>
          </m:r>
          <m:d>
            <m:dPr>
              <m:begChr m:val="("/>
              <m:endChr m:val=")"/>
            </m:dPr>
            <m:e>
              <m:r>
                <w:rPr>
                  <w:rFonts w:ascii="Cambria Math" w:hAnsi="Cambria Math"/>
                </w:rPr>
                <m:t xml:space="preserve">4</m:t>
              </m:r>
            </m:e>
          </m:d>
        </m:oMath>
      </m:oMathPara>
      <w:bookmarkEnd w:id="13"/>
    </w:p>
    <w:p>
      <w:pPr>
        <w:pStyle w:val="FirstParagraph"/>
        <w:rPr/>
      </w:pPr>
      <w:r>
        <w:rPr/>
        <w:t>where CMRO</w:t>
      </w:r>
      <w:r>
        <w:rPr>
          <w:vertAlign w:val="subscript"/>
        </w:rPr>
        <w:t>2</w:t>
      </w:r>
      <w:r>
        <w:rPr/>
        <w:t xml:space="preserve"> is the cerebral metabolic rate of oxygen in </w:t>
      </w:r>
      <w:r>
        <w:rPr/>
      </w:r>
      <m:oMath xmlns:m="http://schemas.openxmlformats.org/officeDocument/2006/math">
        <m:r>
          <w:rPr>
            <w:rFonts w:ascii="Cambria Math" w:hAnsi="Cambria Math"/>
          </w:rPr>
          <m:t xml:space="preserve">μ</m:t>
        </m:r>
      </m:oMath>
      <w:r>
        <w:rPr/>
        <w:t>mol / 100 g / min, OE is the oxygen extraction (the difference between CSaO</w:t>
      </w:r>
      <w:r>
        <w:rPr>
          <w:vertAlign w:val="subscript"/>
        </w:rPr>
        <w:t>2</w:t>
      </w:r>
      <w:r>
        <w:rPr/>
        <w:t xml:space="preserve"> and CSvO</w:t>
      </w:r>
      <w:r>
        <w:rPr>
          <w:vertAlign w:val="subscript"/>
        </w:rPr>
        <w:t>2</w:t>
      </w:r>
      <w:r>
        <w:rPr/>
        <w:t xml:space="preserve">), CBF is the cerebral blood flow in mL / 100 g / min, HbT is the hemoglobin concentration and is generally assumed to be Hct / (3 mL / g * 0.01625 g / </w:t>
      </w:r>
      <w:r>
        <w:rPr/>
      </w:r>
      <m:oMath xmlns:m="http://schemas.openxmlformats.org/officeDocument/2006/math">
        <m:r>
          <w:rPr>
            <w:rFonts w:ascii="Cambria Math" w:hAnsi="Cambria Math"/>
          </w:rPr>
          <m:t xml:space="preserve">μ</m:t>
        </m:r>
      </m:oMath>
      <w:r>
        <w:rPr/>
        <w:t>mol)</w:t>
      </w:r>
      <w:r>
        <w:rPr>
          <w:vertAlign w:val="superscript"/>
        </w:rPr>
        <w:t>54,55</w:t>
      </w:r>
      <w:r>
        <w:rPr/>
        <w:t xml:space="preserve">. </w:t>
      </w:r>
      <w:ins w:id="187" w:author="Alex Weber" w:date="2025-05-05T11:48:53Z">
        <w:r>
          <w:rPr/>
          <w:t>Semi-regional</w:t>
        </w:r>
      </w:ins>
      <w:del w:id="188" w:author="Alex Weber" w:date="2025-05-05T11:48:53Z">
        <w:r>
          <w:rPr/>
          <w:delText>Regional</w:delText>
        </w:r>
      </w:del>
      <w:r>
        <w:rPr/>
        <w:t xml:space="preserve"> CMRO</w:t>
      </w:r>
      <w:r>
        <w:rPr>
          <w:vertAlign w:val="subscript"/>
        </w:rPr>
        <w:t>2</w:t>
      </w:r>
      <w:r>
        <w:rPr/>
        <w:t xml:space="preserve"> and</w:t>
      </w:r>
      <w:moveTo w:id="189" w:author="Alex Weber" w:date="2025-05-05T11:48:53Z">
        <w:r>
          <w:rPr/>
          <w:t xml:space="preserve"> regional</w:t>
        </w:r>
      </w:moveTo>
      <w:r>
        <w:rPr/>
        <w:t xml:space="preserve"> CBF values were calculated by averaging within specific ROIs.</w:t>
      </w:r>
      <w:bookmarkEnd w:id="9"/>
    </w:p>
    <w:p>
      <w:pPr>
        <w:pStyle w:val="Heading2"/>
        <w:rPr/>
      </w:pPr>
      <w:bookmarkStart w:id="14" w:name="statistics"/>
      <w:r>
        <w:rPr/>
        <w:t>Statistics</w:t>
      </w:r>
    </w:p>
    <w:p>
      <w:pPr>
        <w:pStyle w:val="FirstParagraph"/>
        <w:rPr/>
      </w:pPr>
      <w:r>
        <w:rPr/>
        <w:t xml:space="preserve">Statistical analysis was performed using </w:t>
      </w:r>
      <w:r>
        <w:rPr>
          <w:rStyle w:val="VerbatimChar"/>
        </w:rPr>
        <w:t>R</w:t>
      </w:r>
      <w:r>
        <w:rPr/>
        <w:t xml:space="preserve"> (v. 4.4.3)</w:t>
      </w:r>
      <w:r>
        <w:rPr>
          <w:vertAlign w:val="superscript"/>
        </w:rPr>
        <w:t>56</w:t>
      </w:r>
      <w:r>
        <w:rPr/>
        <w:t xml:space="preserve"> and </w:t>
      </w:r>
      <w:r>
        <w:rPr>
          <w:rStyle w:val="VerbatimChar"/>
        </w:rPr>
        <w:t>R studio</w:t>
      </w:r>
      <w:r>
        <w:rPr/>
        <w:t xml:space="preserve"> (v. 2022.12.0 Build 353)</w:t>
      </w:r>
      <w:r>
        <w:rPr>
          <w:vertAlign w:val="superscript"/>
        </w:rPr>
        <w:t>57</w:t>
      </w:r>
      <w:r>
        <w:rPr/>
        <w:t>. A multiple linear regression analysis was conducted to examine relationships between dependent variables CBF or CMRO</w:t>
      </w:r>
      <w:r>
        <w:rPr>
          <w:vertAlign w:val="subscript"/>
        </w:rPr>
        <w:t>2</w:t>
      </w:r>
      <w:r>
        <w:rPr/>
        <w:t xml:space="preserve"> and independent variables (e.g. days on Category 1 support). GA at birth and post-menstrual age (PMA) at time of scan were included as confounding factors. The correlation coefficient, p-value, and beta value was determined for each individual analysis. Significant relationships were considered with a p-value of 0.05. Multiple comparison corrections were not applied as our analysis was primarily exploratory.</w:t>
      </w:r>
    </w:p>
    <w:p>
      <w:pPr>
        <w:pStyle w:val="TextBody"/>
        <w:rPr/>
      </w:pPr>
      <w:r>
        <w:rPr/>
        <w:t>Using a multiple linear regression analysis including GA and PMA as confounding factors, CBF and CMRO</w:t>
      </w:r>
      <w:r>
        <w:rPr>
          <w:vertAlign w:val="subscript"/>
        </w:rPr>
        <w:t>2</w:t>
      </w:r>
      <w:r>
        <w:rPr/>
        <w:t xml:space="preserve"> were analyzed separately against days on: the three separate categories of respiratory support, the number of days in room air (total days in the NICU minus total days on respiratory support), and the proportion of days on respiratory support (total days on respiratory support divided by total days in the NICU). Previous studies have shown a significant negative relationship between the brainstem volume of very preterm neonates at TEA and prolonged days on mechanical ventilation</w:t>
      </w:r>
      <w:r>
        <w:rPr>
          <w:vertAlign w:val="superscript"/>
        </w:rPr>
        <w:t>7</w:t>
      </w:r>
      <w:r>
        <w:rPr/>
        <w:t>; thus the days on Category 1 respiratory support was analyzed with brainstem volumes.</w:t>
      </w:r>
      <w:bookmarkEnd w:id="2"/>
      <w:bookmarkEnd w:id="14"/>
    </w:p>
    <w:p>
      <w:pPr>
        <w:pStyle w:val="Heading1"/>
        <w:rPr/>
      </w:pPr>
      <w:bookmarkStart w:id="15" w:name="results"/>
      <w:r>
        <w:rPr/>
        <w:t>Results</w:t>
      </w:r>
    </w:p>
    <w:p>
      <w:pPr>
        <w:pStyle w:val="FirstParagraph"/>
        <w:rPr/>
      </w:pPr>
      <w:r>
        <w:rPr/>
        <w:t>Median (Q1-Q3) GA at birth and PMA at scan time were 28.86 (27.79 – 29.93) and 40.57 (39.29 – 41.36) weeks, respectively. Median (Q1-Q3) days on Categories 1, 2, and 3 respiratory support, in room air, and length of stay in the NICU were 2 (0 – 4), 19 (11.5 – 32), 7 (5.5 – 12), 11 (3.5 – 23), and 53 (37 – 60), respectively (</w:t>
      </w:r>
      <w:hyperlink w:anchor="tbl-characteristics">
        <w:r>
          <w:rPr>
            <w:rStyle w:val="InternetLink"/>
          </w:rPr>
          <w:t>Table 1</w:t>
        </w:r>
      </w:hyperlink>
      <w:r>
        <w:rPr/>
        <w:t xml:space="preserve"> and </w:t>
      </w:r>
      <w:hyperlink w:anchor="fig-dayscat">
        <w:r>
          <w:rPr>
            <w:rStyle w:val="InternetLink"/>
          </w:rPr>
          <w:t>Figure 1</w:t>
        </w:r>
      </w:hyperlink>
      <w:r>
        <w:rPr/>
        <w:t>).</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360"/>
      </w:tblGrid>
      <w:tr>
        <w:trPr/>
        <w:tc>
          <w:tcPr>
            <w:tcW w:w="9360" w:type="dxa"/>
            <w:tcBorders/>
          </w:tcPr>
          <w:p>
            <w:pPr>
              <w:pStyle w:val="Normal"/>
              <w:widowControl w:val="false"/>
              <w:jc w:val="center"/>
              <w:rPr>
                <w:sz w:val="24"/>
              </w:rPr>
            </w:pPr>
            <w:bookmarkStart w:id="16" w:name="fig-dayscat"/>
            <w:bookmarkStart w:id="17" w:name="dayscat"/>
            <w:r>
              <w:rPr>
                <w:sz w:val="24"/>
              </w:rPr>
              <w:drawing>
                <wp:inline distT="0" distB="0" distL="0" distR="0">
                  <wp:extent cx="5943600" cy="5943600"/>
                  <wp:effectExtent l="0" t="0" r="0" b="0"/>
                  <wp:docPr id="2"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descr=""/>
                          <pic:cNvPicPr>
                            <a:picLocks noChangeAspect="1" noChangeArrowheads="1"/>
                          </pic:cNvPicPr>
                        </pic:nvPicPr>
                        <pic:blipFill>
                          <a:blip r:embed="rId6"/>
                          <a:stretch>
                            <a:fillRect/>
                          </a:stretch>
                        </pic:blipFill>
                        <pic:spPr bwMode="auto">
                          <a:xfrm>
                            <a:off x="0" y="0"/>
                            <a:ext cx="5943600" cy="5943600"/>
                          </a:xfrm>
                          <a:prstGeom prst="rect">
                            <a:avLst/>
                          </a:prstGeom>
                        </pic:spPr>
                      </pic:pic>
                    </a:graphicData>
                  </a:graphic>
                </wp:inline>
              </w:drawing>
            </w:r>
            <w:bookmarkEnd w:id="17"/>
          </w:p>
          <w:p>
            <w:pPr>
              <w:pStyle w:val="ImageCaption"/>
              <w:widowControl w:val="false"/>
              <w:spacing w:before="200" w:after="120"/>
              <w:jc w:val="left"/>
              <w:rPr/>
            </w:pPr>
            <w:r>
              <w:rPr>
                <w:b/>
                <w:bCs/>
              </w:rPr>
              <w:t>Figure</w:t>
            </w:r>
            <w:r>
              <w:rPr/>
              <w:t> 1</w:t>
            </w:r>
            <w:r>
              <w:rPr>
                <w:b/>
                <w:bCs/>
              </w:rPr>
              <w:t>.</w:t>
            </w:r>
            <w:r>
              <w:rPr/>
              <w:t xml:space="preserve"> </w:t>
            </w:r>
            <w:r>
              <w:rPr>
                <w:b/>
                <w:bCs/>
              </w:rPr>
              <w:t>Types of respiratory support in relation to gestational age at birth, post-menstrual age (PMA) at scan, and days on each type of respiratory support.</w:t>
            </w:r>
            <w:r>
              <w:rPr/>
              <w:t xml:space="preserve"> Note, counts of 0 days on respiratory support are not shown. Category 1 = invasive ventilation; category 2 = noninvasive ventilation; category 3 = high-flow and low-flow support.</w:t>
            </w:r>
            <w:bookmarkEnd w:id="16"/>
          </w:p>
        </w:tc>
      </w:tr>
    </w:tbl>
    <w:p>
      <w:pPr>
        <w:pStyle w:val="TextBody"/>
        <w:rPr/>
      </w:pPr>
      <w:r>
        <w:rPr/>
        <w:t xml:space="preserve">A subject-by-subject distribution of days on different categories of respiratory support is shown in </w:t>
      </w:r>
      <w:hyperlink w:anchor="fig-distribution">
        <w:r>
          <w:rPr>
            <w:rStyle w:val="InternetLink"/>
          </w:rPr>
          <w:t>Figure 2</w:t>
        </w:r>
      </w:hyperlink>
      <w:r>
        <w:rPr/>
        <w:t>.</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360"/>
      </w:tblGrid>
      <w:tr>
        <w:trPr/>
        <w:tc>
          <w:tcPr>
            <w:tcW w:w="9360" w:type="dxa"/>
            <w:tcBorders/>
          </w:tcPr>
          <w:p>
            <w:pPr>
              <w:pStyle w:val="Compact"/>
              <w:widowControl w:val="false"/>
              <w:spacing w:before="36" w:after="36"/>
              <w:jc w:val="center"/>
              <w:rPr/>
            </w:pPr>
            <w:bookmarkStart w:id="18" w:name="fig-distribution"/>
            <w:r>
              <w:rPr/>
              <w:drawing>
                <wp:inline distT="0" distB="0" distL="0" distR="0">
                  <wp:extent cx="5943600" cy="3348355"/>
                  <wp:effectExtent l="0" t="0" r="0" b="0"/>
                  <wp:docPr id="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pic:cNvPicPr>
                            <a:picLocks noChangeAspect="1" noChangeArrowheads="1"/>
                          </pic:cNvPicPr>
                        </pic:nvPicPr>
                        <pic:blipFill>
                          <a:blip r:embed="rId7"/>
                          <a:stretch>
                            <a:fillRect/>
                          </a:stretch>
                        </pic:blipFill>
                        <pic:spPr bwMode="auto">
                          <a:xfrm>
                            <a:off x="0" y="0"/>
                            <a:ext cx="5943600" cy="3348355"/>
                          </a:xfrm>
                          <a:prstGeom prst="rect">
                            <a:avLst/>
                          </a:prstGeom>
                        </pic:spPr>
                      </pic:pic>
                    </a:graphicData>
                  </a:graphic>
                </wp:inline>
              </w:drawing>
            </w:r>
          </w:p>
          <w:p>
            <w:pPr>
              <w:pStyle w:val="ImageCaption"/>
              <w:widowControl w:val="false"/>
              <w:spacing w:before="200" w:after="120"/>
              <w:jc w:val="left"/>
              <w:rPr/>
            </w:pPr>
            <w:r>
              <w:rPr>
                <w:b/>
                <w:bCs/>
              </w:rPr>
              <w:t>Figure</w:t>
            </w:r>
            <w:r>
              <w:rPr/>
              <w:t> 2</w:t>
            </w:r>
            <w:r>
              <w:rPr>
                <w:b/>
                <w:bCs/>
              </w:rPr>
              <w:t>.</w:t>
            </w:r>
            <w:r>
              <w:rPr/>
              <w:t xml:space="preserve"> </w:t>
            </w:r>
            <w:r>
              <w:rPr>
                <w:b/>
                <w:bCs/>
              </w:rPr>
              <w:t>Days on the three levels of respiratory support for each study subject.</w:t>
            </w:r>
            <w:bookmarkEnd w:id="18"/>
          </w:p>
        </w:tc>
      </w:tr>
    </w:tbl>
    <w:p>
      <w:pPr>
        <w:pStyle w:val="TextBody"/>
        <w:rPr/>
      </w:pPr>
      <w:r>
        <w:rPr/>
        <w:t xml:space="preserve">Gestational age at birth was found to be negatively correlated with both days on Category 1 (invasive ventilation) and Category 2 (non-invasive ventilation) respiratory support, but not Category 3 (high-flow/low-flow; </w:t>
      </w:r>
      <w:hyperlink w:anchor="fig-linreg">
        <w:r>
          <w:rPr>
            <w:rStyle w:val="InternetLink"/>
          </w:rPr>
          <w:t>Figure 3</w:t>
        </w:r>
      </w:hyperlink>
      <w:r>
        <w:rPr/>
        <w:t>).</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360"/>
      </w:tblGrid>
      <w:tr>
        <w:trPr/>
        <w:tc>
          <w:tcPr>
            <w:tcW w:w="9360" w:type="dxa"/>
            <w:tcBorders/>
          </w:tcPr>
          <w:p>
            <w:pPr>
              <w:pStyle w:val="Normal"/>
              <w:widowControl w:val="false"/>
              <w:jc w:val="center"/>
              <w:rPr>
                <w:sz w:val="24"/>
              </w:rPr>
            </w:pPr>
            <w:bookmarkStart w:id="19" w:name="fig-linreg"/>
            <w:bookmarkStart w:id="20" w:name="linreg"/>
            <w:r>
              <w:rPr>
                <w:sz w:val="24"/>
              </w:rPr>
              <w:drawing>
                <wp:inline distT="0" distB="0" distL="0" distR="0">
                  <wp:extent cx="5943600" cy="5943600"/>
                  <wp:effectExtent l="0" t="0" r="0" b="0"/>
                  <wp:docPr id="4"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
                          <pic:cNvPicPr>
                            <a:picLocks noChangeAspect="1" noChangeArrowheads="1"/>
                          </pic:cNvPicPr>
                        </pic:nvPicPr>
                        <pic:blipFill>
                          <a:blip r:embed="rId8"/>
                          <a:stretch>
                            <a:fillRect/>
                          </a:stretch>
                        </pic:blipFill>
                        <pic:spPr bwMode="auto">
                          <a:xfrm>
                            <a:off x="0" y="0"/>
                            <a:ext cx="5943600" cy="5943600"/>
                          </a:xfrm>
                          <a:prstGeom prst="rect">
                            <a:avLst/>
                          </a:prstGeom>
                        </pic:spPr>
                      </pic:pic>
                    </a:graphicData>
                  </a:graphic>
                </wp:inline>
              </w:drawing>
            </w:r>
            <w:bookmarkEnd w:id="20"/>
          </w:p>
          <w:p>
            <w:pPr>
              <w:pStyle w:val="ImageCaption"/>
              <w:widowControl w:val="false"/>
              <w:spacing w:before="200" w:after="120"/>
              <w:jc w:val="left"/>
              <w:rPr/>
            </w:pPr>
            <w:r>
              <w:rPr>
                <w:b/>
                <w:bCs/>
              </w:rPr>
              <w:t>Figure</w:t>
            </w:r>
            <w:r>
              <w:rPr/>
              <w:t> 3</w:t>
            </w:r>
            <w:r>
              <w:rPr>
                <w:b/>
                <w:bCs/>
              </w:rPr>
              <w:t>.</w:t>
            </w:r>
            <w:r>
              <w:rPr/>
              <w:t xml:space="preserve"> </w:t>
            </w:r>
            <w:r>
              <w:rPr>
                <w:b/>
                <w:bCs/>
              </w:rPr>
              <w:t>Linear regression of days on the three categories of respiratory support vs gestational age.</w:t>
            </w:r>
            <w:bookmarkEnd w:id="19"/>
          </w:p>
        </w:tc>
      </w:tr>
    </w:tbl>
    <w:p>
      <w:pPr>
        <w:pStyle w:val="TextBody"/>
        <w:rPr/>
      </w:pPr>
      <w:r>
        <w:rPr/>
        <w:t>A sample of results of the MRI analysis, including a sample brain segmentation, CBF map, QSM map, and CMRO</w:t>
      </w:r>
      <w:r>
        <w:rPr>
          <w:vertAlign w:val="subscript"/>
        </w:rPr>
        <w:t>2</w:t>
      </w:r>
      <w:r>
        <w:rPr/>
        <w:t xml:space="preserve"> map are shown in </w:t>
      </w:r>
      <w:hyperlink w:anchor="fig-sampleimages">
        <w:r>
          <w:rPr>
            <w:rStyle w:val="InternetLink"/>
          </w:rPr>
          <w:t>Figure 4</w:t>
        </w:r>
      </w:hyperlink>
      <w:r>
        <w:rPr/>
        <w:t>.</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360"/>
      </w:tblGrid>
      <w:tr>
        <w:trPr/>
        <w:tc>
          <w:tcPr>
            <w:tcW w:w="9360" w:type="dxa"/>
            <w:tcBorders/>
          </w:tcPr>
          <w:p>
            <w:pPr>
              <w:pStyle w:val="Compact"/>
              <w:widowControl w:val="false"/>
              <w:spacing w:before="36" w:after="36"/>
              <w:jc w:val="center"/>
              <w:rPr/>
            </w:pPr>
            <w:bookmarkStart w:id="21" w:name="fig-sampleimages"/>
            <w:r>
              <w:rPr/>
              <w:drawing>
                <wp:inline distT="0" distB="0" distL="0" distR="0">
                  <wp:extent cx="3789045" cy="5525770"/>
                  <wp:effectExtent l="0" t="0" r="0" b="0"/>
                  <wp:docPr id="5"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descr=""/>
                          <pic:cNvPicPr>
                            <a:picLocks noChangeAspect="1" noChangeArrowheads="1"/>
                          </pic:cNvPicPr>
                        </pic:nvPicPr>
                        <pic:blipFill>
                          <a:blip r:embed="rId9"/>
                          <a:stretch>
                            <a:fillRect/>
                          </a:stretch>
                        </pic:blipFill>
                        <pic:spPr bwMode="auto">
                          <a:xfrm>
                            <a:off x="0" y="0"/>
                            <a:ext cx="3789045" cy="5525770"/>
                          </a:xfrm>
                          <a:prstGeom prst="rect">
                            <a:avLst/>
                          </a:prstGeom>
                        </pic:spPr>
                      </pic:pic>
                    </a:graphicData>
                  </a:graphic>
                </wp:inline>
              </w:drawing>
            </w:r>
          </w:p>
          <w:p>
            <w:pPr>
              <w:pStyle w:val="ImageCaption"/>
              <w:widowControl w:val="false"/>
              <w:spacing w:before="200" w:after="120"/>
              <w:jc w:val="left"/>
              <w:rPr/>
            </w:pPr>
            <w:r>
              <w:rPr>
                <w:b/>
                <w:bCs/>
              </w:rPr>
              <w:t>Figure</w:t>
            </w:r>
            <w:r>
              <w:rPr/>
              <w:t> 4</w:t>
            </w:r>
            <w:r>
              <w:rPr>
                <w:b/>
                <w:bCs/>
              </w:rPr>
              <w:t>.</w:t>
            </w:r>
            <w:r>
              <w:rPr/>
              <w:t xml:space="preserve"> </w:t>
            </w:r>
            <w:r>
              <w:rPr>
                <w:b/>
                <w:bCs/>
              </w:rPr>
              <w:t>Sample images from a subject of various MRI results.</w:t>
            </w:r>
            <w:r>
              <w:rPr/>
              <w:t xml:space="preserve"> All images show a sagittal, coronal and axial slice from left to right. A) is a T</w:t>
            </w:r>
            <w:r>
              <w:rPr>
                <w:vertAlign w:val="subscript"/>
              </w:rPr>
              <w:t>2</w:t>
            </w:r>
            <w:r>
              <w:rPr/>
              <w:t>w image in the background with segmentation overlaid in various colors: dark blue = cerebellum; pink = brainstem; light blue = CSF; yellow = white matter; dark orange = cortical grey matter; green = ventricles; light orange = deep grey matter; dark red = hippocampus and amygdala. B) is a processed CBF map from 0 to 47.5 mL/100g/min. C) is a QSM image in the background from -0.1 to 0.1 ppm susceptibility overlaid with a venous mask in red. D) is a processed CMRO</w:t>
            </w:r>
            <w:r>
              <w:rPr>
                <w:vertAlign w:val="subscript"/>
              </w:rPr>
              <w:t>2</w:t>
            </w:r>
            <w:r>
              <w:rPr/>
              <w:t xml:space="preserve"> image from 0 to 93 µmol/100g/min. Note that B) and D) look identical as D is simply B multiplied by a value determined by CSaO</w:t>
            </w:r>
            <w:r>
              <w:rPr>
                <w:vertAlign w:val="subscript"/>
              </w:rPr>
              <w:t>2</w:t>
            </w:r>
            <w:r>
              <w:rPr/>
              <w:t>, CSvO</w:t>
            </w:r>
            <w:r>
              <w:rPr>
                <w:vertAlign w:val="subscript"/>
              </w:rPr>
              <w:t>2</w:t>
            </w:r>
            <w:r>
              <w:rPr/>
              <w:t xml:space="preserve">, and Hct (see </w:t>
            </w:r>
            <w:hyperlink w:anchor="eq-cmro2">
              <w:r>
                <w:rPr>
                  <w:rStyle w:val="InternetLink"/>
                </w:rPr>
                <w:t>Equation 4</w:t>
              </w:r>
            </w:hyperlink>
            <w:r>
              <w:rPr/>
              <w:t>). However, this value will be different for every subject.</w:t>
            </w:r>
            <w:bookmarkEnd w:id="21"/>
          </w:p>
        </w:tc>
      </w:tr>
    </w:tbl>
    <w:p>
      <w:pPr>
        <w:pStyle w:val="TextBody"/>
        <w:rPr/>
      </w:pPr>
      <w:r>
        <w:rPr/>
        <w:t>Mean whole-brain CSvO</w:t>
      </w:r>
      <w:r>
        <w:rPr>
          <w:vertAlign w:val="subscript"/>
        </w:rPr>
        <w:t>2</w:t>
      </w:r>
      <w:r>
        <w:rPr/>
        <w:t>, CSaO</w:t>
      </w:r>
      <w:r>
        <w:rPr>
          <w:vertAlign w:val="subscript"/>
        </w:rPr>
        <w:t>2</w:t>
      </w:r>
      <w:r>
        <w:rPr/>
        <w:t xml:space="preserve">, Hct and OEF values were 63.9 ± 4 %, 98.3 ± 1.5 %, 29.7 ± 3.5 %, and 34.9 ± 4.3 %, respectively. </w:t>
      </w:r>
      <w:ins w:id="190" w:author="Alex Weber" w:date="2025-05-05T11:48:53Z">
        <w:r>
          <w:rPr/>
          <w:t>Semi-regional mean CMRO</w:t>
        </w:r>
      </w:ins>
      <w:ins w:id="191" w:author="Alex Weber" w:date="2025-05-05T11:48:53Z">
        <w:r>
          <w:rPr>
            <w:vertAlign w:val="subscript"/>
          </w:rPr>
          <w:t>2</w:t>
        </w:r>
      </w:ins>
      <w:ins w:id="192" w:author="Alex Weber" w:date="2025-05-05T11:48:53Z">
        <w:r>
          <w:rPr/>
          <w:t xml:space="preserve"> and regional CBF and</w:t>
        </w:r>
      </w:ins>
      <w:del w:id="193" w:author="Alex Weber" w:date="2025-05-05T11:48:53Z">
        <w:r>
          <w:rPr/>
          <w:delText>Regional mean CBF and CMRO</w:delText>
        </w:r>
      </w:del>
      <w:del w:id="194" w:author="Alex Weber" w:date="2025-05-05T11:48:53Z">
        <w:r>
          <w:rPr>
            <w:vertAlign w:val="subscript"/>
          </w:rPr>
          <w:delText>2</w:delText>
        </w:r>
      </w:del>
      <w:r>
        <w:rPr/>
        <w:t xml:space="preserve"> values are shown in </w:t>
      </w:r>
      <w:hyperlink w:anchor="tbl-regvalues">
        <w:r>
          <w:rPr>
            <w:rStyle w:val="InternetLink"/>
          </w:rPr>
          <w:t>Table 2</w:t>
        </w:r>
      </w:hyperlink>
      <w:r>
        <w:rPr/>
        <w:t>. The lowest CBF and CMRO</w:t>
      </w:r>
      <w:r>
        <w:rPr>
          <w:vertAlign w:val="subscript"/>
        </w:rPr>
        <w:t>2</w:t>
      </w:r>
      <w:r>
        <w:rPr/>
        <w:t xml:space="preserve"> values were found in the WM, while the highest CBF and CMRO</w:t>
      </w:r>
      <w:r>
        <w:rPr>
          <w:vertAlign w:val="subscript"/>
        </w:rPr>
        <w:t>2</w:t>
      </w:r>
      <w:r>
        <w:rPr/>
        <w:t xml:space="preserve"> values were found in the brainstem.</w:t>
      </w:r>
    </w:p>
    <w:p>
      <w:pPr>
        <w:pStyle w:val="Normal"/>
        <w:rPr/>
      </w:pPr>
      <w:r>
        <w:rPr/>
      </w:r>
      <w:r>
        <w:br w:type="page"/>
      </w:r>
    </w:p>
    <w:tbl>
      <w:tblPr>
        <w:tblW w:w="5000" w:type="pct"/>
        <w:jc w:val="left"/>
        <w:tblInd w:w="0" w:type="dxa"/>
        <w:tblLayout w:type="fixed"/>
        <w:tblCellMar>
          <w:top w:w="0" w:type="dxa"/>
          <w:left w:w="108" w:type="dxa"/>
          <w:bottom w:w="0" w:type="dxa"/>
          <w:right w:w="108" w:type="dxa"/>
        </w:tblCellMar>
      </w:tblPr>
      <w:tblGrid>
        <w:gridCol w:w="9360"/>
      </w:tblGrid>
      <w:tr>
        <w:trPr/>
        <w:tc>
          <w:tcPr>
            <w:tcW w:w="9360" w:type="dxa"/>
            <w:tcBorders/>
          </w:tcPr>
          <w:p>
            <w:pPr>
              <w:pStyle w:val="ImageCaption"/>
              <w:pageBreakBefore/>
              <w:widowControl w:val="false"/>
              <w:spacing w:before="200" w:after="120"/>
              <w:jc w:val="left"/>
              <w:rPr/>
            </w:pPr>
            <w:ins w:id="195" w:author="Alex Weber" w:date="2025-05-05T11:48:53Z">
              <w:bookmarkStart w:id="22" w:name="tbl-regvalues"/>
              <w:r>
                <w:rPr>
                  <w:b/>
                  <w:bCs/>
                </w:rPr>
                <w:t>Table</w:t>
              </w:r>
            </w:ins>
            <w:ins w:id="196" w:author="Alex Weber" w:date="2025-05-05T11:48:53Z">
              <w:r>
                <w:rPr/>
                <w:t> 2</w:t>
              </w:r>
            </w:ins>
            <w:ins w:id="197" w:author="Alex Weber" w:date="2025-05-05T11:48:53Z">
              <w:r>
                <w:rPr>
                  <w:b/>
                  <w:bCs/>
                </w:rPr>
                <w:t>.</w:t>
              </w:r>
            </w:ins>
            <w:ins w:id="198" w:author="Alex Weber" w:date="2025-05-05T11:48:53Z">
              <w:r>
                <w:rPr/>
                <w:t xml:space="preserve"> </w:t>
              </w:r>
            </w:ins>
            <w:ins w:id="199" w:author="Alex Weber" w:date="2025-05-05T11:48:53Z">
              <w:r>
                <w:rPr>
                  <w:b/>
                  <w:bCs/>
                </w:rPr>
                <w:t>Semi-regional CMRO</w:t>
              </w:r>
            </w:ins>
            <w:ins w:id="200" w:author="Alex Weber" w:date="2025-05-05T11:48:53Z">
              <w:r>
                <w:rPr>
                  <w:b/>
                  <w:bCs/>
                  <w:vertAlign w:val="subscript"/>
                </w:rPr>
                <w:t>2</w:t>
              </w:r>
            </w:ins>
            <w:ins w:id="201" w:author="Alex Weber" w:date="2025-05-05T11:48:53Z">
              <w:r>
                <w:rPr>
                  <w:b/>
                  <w:bCs/>
                </w:rPr>
                <w:t xml:space="preserve"> and regional CBF mean ± standard deviation values.</w:t>
              </w:r>
            </w:ins>
            <w:ins w:id="202" w:author="Alex Weber" w:date="2025-05-05T11:48:53Z">
              <w:r>
                <w:rPr/>
                <w:t xml:space="preserve"> White matter tissue was found to have the lowest CBF/CMRO</w:t>
              </w:r>
            </w:ins>
            <w:ins w:id="203" w:author="Alex Weber" w:date="2025-05-05T11:48:53Z">
              <w:r>
                <w:rPr>
                  <w:vertAlign w:val="subscript"/>
                </w:rPr>
                <w:t>2</w:t>
              </w:r>
            </w:ins>
            <w:ins w:id="204" w:author="Alex Weber" w:date="2025-05-05T11:48:53Z">
              <w:r>
                <w:rPr/>
                <w:t xml:space="preserve"> values, while the brainstem had the highest.</w:t>
              </w:r>
            </w:ins>
          </w:p>
        </w:tc>
      </w:tr>
    </w:tbl>
    <w:tbl>
      <w:tblPr>
        <w:tblW w:w="5000" w:type="pct"/>
        <w:jc w:val="center"/>
        <w:tblInd w:w="0" w:type="dxa"/>
        <w:tblLayout w:type="fixed"/>
        <w:tblCellMar>
          <w:top w:w="0" w:type="dxa"/>
          <w:left w:w="0" w:type="dxa"/>
          <w:bottom w:w="0" w:type="dxa"/>
          <w:right w:w="0" w:type="dxa"/>
        </w:tblCellMar>
        <w:tblLook w:noHBand="0" w:noVBand="1" w:firstColumn="0" w:lastRow="0" w:lastColumn="0" w:firstRow="1"/>
      </w:tblPr>
      <w:tblGrid>
        <w:gridCol w:w="3438"/>
        <w:gridCol w:w="2672"/>
        <w:gridCol w:w="3250"/>
      </w:tblGrid>
      <w:tr>
        <w:trPr>
          <w:tblHeader w:val="true"/>
          <w:trHeight w:val="625" w:hRule="atLeast"/>
        </w:trPr>
        <w:tc>
          <w:tcPr>
            <w:tcW w:w="3438" w:type="dxa"/>
            <w:tcBorders/>
            <w:shd w:color="auto" w:fill="D3D3D3" w:val="clear"/>
            <w:vAlign w:val="center"/>
          </w:tcPr>
          <w:p>
            <w:pPr>
              <w:pStyle w:val="Normal"/>
              <w:widowControl w:val="false"/>
              <w:pBdr/>
              <w:spacing w:lineRule="exact" w:line="240" w:before="100" w:after="100"/>
              <w:ind w:left="100" w:right="100" w:hanging="0"/>
              <w:jc w:val="center"/>
              <w:rPr/>
            </w:pPr>
            <w:ins w:id="206" w:author="Alex Weber" w:date="2025-05-05T11:48:53Z">
              <w:r>
                <w:rPr>
                  <w:rFonts w:eastAsia="DejaVu Sans" w:cs="DejaVu Sans" w:ascii="DejaVu Sans" w:hAnsi="DejaVu Sans"/>
                  <w:b/>
                  <w:i w:val="false"/>
                  <w:color w:val="000000"/>
                  <w:sz w:val="22"/>
                  <w:szCs w:val="22"/>
                  <w:u w:val="none"/>
                </w:rPr>
                <w:t>ROI</w:t>
              </w:r>
            </w:ins>
          </w:p>
        </w:tc>
        <w:tc>
          <w:tcPr>
            <w:tcW w:w="2672" w:type="dxa"/>
            <w:tcBorders/>
            <w:shd w:color="auto" w:fill="D3D3D3" w:val="clear"/>
            <w:vAlign w:val="center"/>
          </w:tcPr>
          <w:p>
            <w:pPr>
              <w:pStyle w:val="Normal"/>
              <w:widowControl w:val="false"/>
              <w:pBdr/>
              <w:spacing w:lineRule="exact" w:line="240" w:before="100" w:after="100"/>
              <w:ind w:left="100" w:right="100" w:hanging="0"/>
              <w:jc w:val="center"/>
              <w:rPr/>
            </w:pPr>
            <w:ins w:id="208" w:author="Alex Weber" w:date="2025-05-05T11:48:53Z">
              <w:r>
                <w:rPr>
                  <w:rFonts w:eastAsia="DejaVu Sans" w:cs="DejaVu Sans" w:ascii="DejaVu Sans" w:hAnsi="DejaVu Sans"/>
                  <w:b/>
                  <w:i w:val="false"/>
                  <w:color w:val="000000"/>
                  <w:sz w:val="22"/>
                  <w:szCs w:val="22"/>
                  <w:u w:val="none"/>
                </w:rPr>
                <w:t>CBF (mL/100g/min)</w:t>
              </w:r>
            </w:ins>
          </w:p>
        </w:tc>
        <w:tc>
          <w:tcPr>
            <w:tcW w:w="3250" w:type="dxa"/>
            <w:tcBorders/>
            <w:shd w:color="auto" w:fill="D3D3D3" w:val="clear"/>
            <w:vAlign w:val="center"/>
          </w:tcPr>
          <w:p>
            <w:pPr>
              <w:pStyle w:val="Normal"/>
              <w:widowControl w:val="false"/>
              <w:pBdr/>
              <w:spacing w:lineRule="exact" w:line="240" w:before="100" w:after="100"/>
              <w:ind w:left="100" w:right="100" w:hanging="0"/>
              <w:jc w:val="center"/>
              <w:rPr/>
            </w:pPr>
            <w:ins w:id="210" w:author="Alex Weber" w:date="2025-05-05T11:48:53Z">
              <w:r>
                <w:rPr>
                  <w:rFonts w:eastAsia="DejaVu Sans" w:cs="DejaVu Sans" w:ascii="DejaVu Sans" w:hAnsi="DejaVu Sans"/>
                  <w:b/>
                  <w:i w:val="false"/>
                  <w:color w:val="000000"/>
                  <w:sz w:val="22"/>
                  <w:szCs w:val="22"/>
                  <w:u w:val="none"/>
                </w:rPr>
                <w:t>CMRO₂ (µmol/100g/min)</w:t>
              </w:r>
            </w:ins>
          </w:p>
        </w:tc>
      </w:tr>
      <w:tr>
        <w:trPr>
          <w:trHeight w:val="577" w:hRule="atLeast"/>
        </w:trPr>
        <w:tc>
          <w:tcPr>
            <w:tcW w:w="3438" w:type="dxa"/>
            <w:tcBorders/>
            <w:shd w:color="auto" w:fill="FFFFFF" w:val="clear"/>
            <w:vAlign w:val="center"/>
          </w:tcPr>
          <w:p>
            <w:pPr>
              <w:pStyle w:val="Normal"/>
              <w:widowControl w:val="false"/>
              <w:pBdr/>
              <w:spacing w:lineRule="exact" w:line="240" w:before="100" w:after="100"/>
              <w:ind w:left="100" w:right="100" w:hanging="0"/>
              <w:jc w:val="left"/>
              <w:rPr/>
            </w:pPr>
            <w:ins w:id="212" w:author="Alex Weber" w:date="2025-05-05T11:48:53Z">
              <w:r>
                <w:rPr>
                  <w:rFonts w:eastAsia="DejaVu Sans" w:cs="DejaVu Sans" w:ascii="DejaVu Sans" w:hAnsi="DejaVu Sans"/>
                  <w:b w:val="false"/>
                  <w:i w:val="false"/>
                  <w:color w:val="000000"/>
                  <w:sz w:val="22"/>
                  <w:szCs w:val="22"/>
                  <w:u w:val="none"/>
                </w:rPr>
                <w:t>CGM</w:t>
              </w:r>
            </w:ins>
          </w:p>
        </w:tc>
        <w:tc>
          <w:tcPr>
            <w:tcW w:w="2672" w:type="dxa"/>
            <w:tcBorders/>
            <w:shd w:color="auto" w:fill="FFFFFF" w:val="clear"/>
            <w:vAlign w:val="center"/>
          </w:tcPr>
          <w:p>
            <w:pPr>
              <w:pStyle w:val="Normal"/>
              <w:widowControl w:val="false"/>
              <w:pBdr/>
              <w:spacing w:lineRule="exact" w:line="240" w:before="100" w:after="100"/>
              <w:ind w:left="100" w:right="100" w:hanging="0"/>
              <w:jc w:val="right"/>
              <w:rPr/>
            </w:pPr>
            <w:ins w:id="214" w:author="Alex Weber" w:date="2025-05-05T11:48:53Z">
              <w:r>
                <w:rPr>
                  <w:rFonts w:eastAsia="DejaVu Sans" w:cs="DejaVu Sans" w:ascii="DejaVu Sans" w:hAnsi="DejaVu Sans"/>
                  <w:b w:val="false"/>
                  <w:i w:val="false"/>
                  <w:color w:val="000000"/>
                  <w:sz w:val="22"/>
                  <w:szCs w:val="22"/>
                  <w:u w:val="none"/>
                </w:rPr>
                <w:t>14.3 ± 4.25</w:t>
              </w:r>
            </w:ins>
          </w:p>
        </w:tc>
        <w:tc>
          <w:tcPr>
            <w:tcW w:w="3250" w:type="dxa"/>
            <w:tcBorders/>
            <w:shd w:color="auto" w:fill="FFFFFF" w:val="clear"/>
            <w:vAlign w:val="center"/>
          </w:tcPr>
          <w:p>
            <w:pPr>
              <w:pStyle w:val="Normal"/>
              <w:widowControl w:val="false"/>
              <w:pBdr/>
              <w:spacing w:lineRule="exact" w:line="240" w:before="100" w:after="100"/>
              <w:ind w:left="100" w:right="100" w:hanging="0"/>
              <w:jc w:val="right"/>
              <w:rPr/>
            </w:pPr>
            <w:ins w:id="216" w:author="Alex Weber" w:date="2025-05-05T11:48:53Z">
              <w:r>
                <w:rPr>
                  <w:rFonts w:eastAsia="DejaVu Sans" w:cs="DejaVu Sans" w:ascii="DejaVu Sans" w:hAnsi="DejaVu Sans"/>
                  <w:b w:val="false"/>
                  <w:i w:val="false"/>
                  <w:color w:val="000000"/>
                  <w:sz w:val="22"/>
                  <w:szCs w:val="22"/>
                  <w:u w:val="none"/>
                </w:rPr>
                <w:t>29.49 ± 8.62</w:t>
              </w:r>
            </w:ins>
          </w:p>
        </w:tc>
      </w:tr>
      <w:tr>
        <w:trPr>
          <w:trHeight w:val="577" w:hRule="atLeast"/>
        </w:trPr>
        <w:tc>
          <w:tcPr>
            <w:tcW w:w="3438" w:type="dxa"/>
            <w:tcBorders/>
            <w:shd w:color="auto" w:fill="FFFFFF" w:val="clear"/>
            <w:vAlign w:val="center"/>
          </w:tcPr>
          <w:p>
            <w:pPr>
              <w:pStyle w:val="Normal"/>
              <w:widowControl w:val="false"/>
              <w:pBdr/>
              <w:spacing w:lineRule="exact" w:line="240" w:before="100" w:after="100"/>
              <w:ind w:left="100" w:right="100" w:hanging="0"/>
              <w:jc w:val="left"/>
              <w:rPr/>
            </w:pPr>
            <w:ins w:id="218" w:author="Alex Weber" w:date="2025-05-05T11:48:53Z">
              <w:r>
                <w:rPr>
                  <w:rFonts w:eastAsia="DejaVu Sans" w:cs="DejaVu Sans" w:ascii="DejaVu Sans" w:hAnsi="DejaVu Sans"/>
                  <w:b w:val="false"/>
                  <w:i w:val="false"/>
                  <w:color w:val="000000"/>
                  <w:sz w:val="22"/>
                  <w:szCs w:val="22"/>
                  <w:u w:val="none"/>
                </w:rPr>
                <w:t>WM</w:t>
              </w:r>
            </w:ins>
          </w:p>
        </w:tc>
        <w:tc>
          <w:tcPr>
            <w:tcW w:w="2672" w:type="dxa"/>
            <w:tcBorders/>
            <w:shd w:color="auto" w:fill="FFFFFF" w:val="clear"/>
            <w:vAlign w:val="center"/>
          </w:tcPr>
          <w:p>
            <w:pPr>
              <w:pStyle w:val="Normal"/>
              <w:widowControl w:val="false"/>
              <w:pBdr/>
              <w:spacing w:lineRule="exact" w:line="240" w:before="100" w:after="100"/>
              <w:ind w:left="100" w:right="100" w:hanging="0"/>
              <w:jc w:val="right"/>
              <w:rPr/>
            </w:pPr>
            <w:ins w:id="220" w:author="Alex Weber" w:date="2025-05-05T11:48:53Z">
              <w:r>
                <w:rPr>
                  <w:rFonts w:eastAsia="DejaVu Sans" w:cs="DejaVu Sans" w:ascii="DejaVu Sans" w:hAnsi="DejaVu Sans"/>
                  <w:b w:val="false"/>
                  <w:i w:val="false"/>
                  <w:color w:val="000000"/>
                  <w:sz w:val="22"/>
                  <w:szCs w:val="22"/>
                  <w:u w:val="none"/>
                </w:rPr>
                <w:t>11.18 ± 3.11</w:t>
              </w:r>
            </w:ins>
          </w:p>
        </w:tc>
        <w:tc>
          <w:tcPr>
            <w:tcW w:w="3250" w:type="dxa"/>
            <w:tcBorders/>
            <w:shd w:color="auto" w:fill="FFFFFF" w:val="clear"/>
            <w:vAlign w:val="center"/>
          </w:tcPr>
          <w:p>
            <w:pPr>
              <w:pStyle w:val="Normal"/>
              <w:widowControl w:val="false"/>
              <w:pBdr/>
              <w:spacing w:lineRule="exact" w:line="240" w:before="100" w:after="100"/>
              <w:ind w:left="100" w:right="100" w:hanging="0"/>
              <w:jc w:val="right"/>
              <w:rPr/>
            </w:pPr>
            <w:ins w:id="222" w:author="Alex Weber" w:date="2025-05-05T11:48:53Z">
              <w:r>
                <w:rPr>
                  <w:rFonts w:eastAsia="DejaVu Sans" w:cs="DejaVu Sans" w:ascii="DejaVu Sans" w:hAnsi="DejaVu Sans"/>
                  <w:b w:val="false"/>
                  <w:i w:val="false"/>
                  <w:color w:val="000000"/>
                  <w:sz w:val="22"/>
                  <w:szCs w:val="22"/>
                  <w:u w:val="none"/>
                </w:rPr>
                <w:t>23.08 ± 6.47</w:t>
              </w:r>
            </w:ins>
          </w:p>
        </w:tc>
      </w:tr>
      <w:tr>
        <w:trPr>
          <w:trHeight w:val="577" w:hRule="atLeast"/>
        </w:trPr>
        <w:tc>
          <w:tcPr>
            <w:tcW w:w="3438" w:type="dxa"/>
            <w:tcBorders/>
            <w:shd w:color="auto" w:fill="FFFFFF" w:val="clear"/>
            <w:vAlign w:val="center"/>
          </w:tcPr>
          <w:p>
            <w:pPr>
              <w:pStyle w:val="Normal"/>
              <w:widowControl w:val="false"/>
              <w:pBdr/>
              <w:spacing w:lineRule="exact" w:line="240" w:before="100" w:after="100"/>
              <w:ind w:left="100" w:right="100" w:hanging="0"/>
              <w:jc w:val="left"/>
              <w:rPr/>
            </w:pPr>
            <w:ins w:id="224" w:author="Alex Weber" w:date="2025-05-05T11:48:53Z">
              <w:r>
                <w:rPr>
                  <w:rFonts w:eastAsia="DejaVu Sans" w:cs="DejaVu Sans" w:ascii="DejaVu Sans" w:hAnsi="DejaVu Sans"/>
                  <w:b w:val="false"/>
                  <w:i w:val="false"/>
                  <w:color w:val="000000"/>
                  <w:sz w:val="22"/>
                  <w:szCs w:val="22"/>
                  <w:u w:val="none"/>
                </w:rPr>
                <w:t>DGM</w:t>
              </w:r>
            </w:ins>
          </w:p>
        </w:tc>
        <w:tc>
          <w:tcPr>
            <w:tcW w:w="2672" w:type="dxa"/>
            <w:tcBorders/>
            <w:shd w:color="auto" w:fill="FFFFFF" w:val="clear"/>
            <w:vAlign w:val="center"/>
          </w:tcPr>
          <w:p>
            <w:pPr>
              <w:pStyle w:val="Normal"/>
              <w:widowControl w:val="false"/>
              <w:pBdr/>
              <w:spacing w:lineRule="exact" w:line="240" w:before="100" w:after="100"/>
              <w:ind w:left="100" w:right="100" w:hanging="0"/>
              <w:jc w:val="right"/>
              <w:rPr/>
            </w:pPr>
            <w:ins w:id="226" w:author="Alex Weber" w:date="2025-05-05T11:48:53Z">
              <w:r>
                <w:rPr>
                  <w:rFonts w:eastAsia="DejaVu Sans" w:cs="DejaVu Sans" w:ascii="DejaVu Sans" w:hAnsi="DejaVu Sans"/>
                  <w:b w:val="false"/>
                  <w:i w:val="false"/>
                  <w:color w:val="000000"/>
                  <w:sz w:val="22"/>
                  <w:szCs w:val="22"/>
                  <w:u w:val="none"/>
                </w:rPr>
                <w:t>18.1 ± 6.63</w:t>
              </w:r>
            </w:ins>
          </w:p>
        </w:tc>
        <w:tc>
          <w:tcPr>
            <w:tcW w:w="3250" w:type="dxa"/>
            <w:tcBorders/>
            <w:shd w:color="auto" w:fill="FFFFFF" w:val="clear"/>
            <w:vAlign w:val="center"/>
          </w:tcPr>
          <w:p>
            <w:pPr>
              <w:pStyle w:val="Normal"/>
              <w:widowControl w:val="false"/>
              <w:pBdr/>
              <w:spacing w:lineRule="exact" w:line="240" w:before="100" w:after="100"/>
              <w:ind w:left="100" w:right="100" w:hanging="0"/>
              <w:jc w:val="right"/>
              <w:rPr/>
            </w:pPr>
            <w:ins w:id="228" w:author="Alex Weber" w:date="2025-05-05T11:48:53Z">
              <w:r>
                <w:rPr>
                  <w:rFonts w:eastAsia="DejaVu Sans" w:cs="DejaVu Sans" w:ascii="DejaVu Sans" w:hAnsi="DejaVu Sans"/>
                  <w:b w:val="false"/>
                  <w:i w:val="false"/>
                  <w:color w:val="000000"/>
                  <w:sz w:val="22"/>
                  <w:szCs w:val="22"/>
                  <w:u w:val="none"/>
                </w:rPr>
                <w:t>37.22 ± 13.23</w:t>
              </w:r>
            </w:ins>
          </w:p>
        </w:tc>
      </w:tr>
      <w:tr>
        <w:trPr>
          <w:trHeight w:val="581" w:hRule="atLeast"/>
        </w:trPr>
        <w:tc>
          <w:tcPr>
            <w:tcW w:w="3438" w:type="dxa"/>
            <w:tcBorders/>
            <w:shd w:color="auto" w:fill="FFFFFF" w:val="clear"/>
            <w:vAlign w:val="center"/>
          </w:tcPr>
          <w:p>
            <w:pPr>
              <w:pStyle w:val="Normal"/>
              <w:widowControl w:val="false"/>
              <w:pBdr/>
              <w:spacing w:lineRule="exact" w:line="240" w:before="100" w:after="100"/>
              <w:ind w:left="100" w:right="100" w:hanging="0"/>
              <w:jc w:val="left"/>
              <w:rPr/>
            </w:pPr>
            <w:ins w:id="230" w:author="Alex Weber" w:date="2025-05-05T11:48:53Z">
              <w:r>
                <w:rPr>
                  <w:rFonts w:eastAsia="DejaVu Sans" w:cs="DejaVu Sans" w:ascii="DejaVu Sans" w:hAnsi="DejaVu Sans"/>
                  <w:b w:val="false"/>
                  <w:i w:val="false"/>
                  <w:color w:val="000000"/>
                  <w:sz w:val="22"/>
                  <w:szCs w:val="22"/>
                  <w:u w:val="none"/>
                </w:rPr>
                <w:t>Brainstem</w:t>
              </w:r>
            </w:ins>
          </w:p>
        </w:tc>
        <w:tc>
          <w:tcPr>
            <w:tcW w:w="2672" w:type="dxa"/>
            <w:tcBorders/>
            <w:shd w:color="auto" w:fill="FFFFFF" w:val="clear"/>
            <w:vAlign w:val="center"/>
          </w:tcPr>
          <w:p>
            <w:pPr>
              <w:pStyle w:val="Normal"/>
              <w:widowControl w:val="false"/>
              <w:pBdr/>
              <w:spacing w:lineRule="exact" w:line="240" w:before="100" w:after="100"/>
              <w:ind w:left="100" w:right="100" w:hanging="0"/>
              <w:jc w:val="right"/>
              <w:rPr/>
            </w:pPr>
            <w:ins w:id="232" w:author="Alex Weber" w:date="2025-05-05T11:48:53Z">
              <w:r>
                <w:rPr>
                  <w:rFonts w:eastAsia="DejaVu Sans" w:cs="DejaVu Sans" w:ascii="DejaVu Sans" w:hAnsi="DejaVu Sans"/>
                  <w:b w:val="false"/>
                  <w:i w:val="false"/>
                  <w:color w:val="000000"/>
                  <w:sz w:val="22"/>
                  <w:szCs w:val="22"/>
                  <w:u w:val="none"/>
                </w:rPr>
                <w:t>27.16 ± 11.05</w:t>
              </w:r>
            </w:ins>
          </w:p>
        </w:tc>
        <w:tc>
          <w:tcPr>
            <w:tcW w:w="3250" w:type="dxa"/>
            <w:tcBorders/>
            <w:shd w:color="auto" w:fill="FFFFFF" w:val="clear"/>
            <w:vAlign w:val="center"/>
          </w:tcPr>
          <w:p>
            <w:pPr>
              <w:pStyle w:val="Normal"/>
              <w:widowControl w:val="false"/>
              <w:pBdr/>
              <w:spacing w:lineRule="exact" w:line="240" w:before="100" w:after="100"/>
              <w:ind w:left="100" w:right="100" w:hanging="0"/>
              <w:jc w:val="right"/>
              <w:rPr/>
            </w:pPr>
            <w:ins w:id="234" w:author="Alex Weber" w:date="2025-05-05T11:48:53Z">
              <w:r>
                <w:rPr>
                  <w:rFonts w:eastAsia="DejaVu Sans" w:cs="DejaVu Sans" w:ascii="DejaVu Sans" w:hAnsi="DejaVu Sans"/>
                  <w:b w:val="false"/>
                  <w:i w:val="false"/>
                  <w:color w:val="000000"/>
                  <w:sz w:val="22"/>
                  <w:szCs w:val="22"/>
                  <w:u w:val="none"/>
                </w:rPr>
                <w:t>55.69 ± 21.34</w:t>
              </w:r>
            </w:ins>
          </w:p>
        </w:tc>
      </w:tr>
      <w:tr>
        <w:trPr>
          <w:trHeight w:val="581" w:hRule="atLeast"/>
        </w:trPr>
        <w:tc>
          <w:tcPr>
            <w:tcW w:w="3438" w:type="dxa"/>
            <w:tcBorders/>
            <w:shd w:color="auto" w:fill="FFFFFF" w:val="clear"/>
            <w:vAlign w:val="center"/>
          </w:tcPr>
          <w:p>
            <w:pPr>
              <w:pStyle w:val="Normal"/>
              <w:widowControl w:val="false"/>
              <w:pBdr/>
              <w:spacing w:lineRule="exact" w:line="240" w:before="100" w:after="100"/>
              <w:ind w:left="100" w:right="100" w:hanging="0"/>
              <w:jc w:val="left"/>
              <w:rPr/>
            </w:pPr>
            <w:ins w:id="236" w:author="Alex Weber" w:date="2025-05-05T11:48:53Z">
              <w:r>
                <w:rPr>
                  <w:rFonts w:eastAsia="DejaVu Sans" w:cs="DejaVu Sans" w:ascii="DejaVu Sans" w:hAnsi="DejaVu Sans"/>
                  <w:b w:val="false"/>
                  <w:i w:val="false"/>
                  <w:color w:val="000000"/>
                  <w:sz w:val="22"/>
                  <w:szCs w:val="22"/>
                  <w:u w:val="none"/>
                </w:rPr>
                <w:t>Cerebellum</w:t>
              </w:r>
            </w:ins>
          </w:p>
        </w:tc>
        <w:tc>
          <w:tcPr>
            <w:tcW w:w="2672" w:type="dxa"/>
            <w:tcBorders/>
            <w:shd w:color="auto" w:fill="FFFFFF" w:val="clear"/>
            <w:vAlign w:val="center"/>
          </w:tcPr>
          <w:p>
            <w:pPr>
              <w:pStyle w:val="Normal"/>
              <w:widowControl w:val="false"/>
              <w:pBdr/>
              <w:spacing w:lineRule="exact" w:line="240" w:before="100" w:after="100"/>
              <w:ind w:left="100" w:right="100" w:hanging="0"/>
              <w:jc w:val="right"/>
              <w:rPr/>
            </w:pPr>
            <w:ins w:id="238" w:author="Alex Weber" w:date="2025-05-05T11:48:53Z">
              <w:r>
                <w:rPr>
                  <w:rFonts w:eastAsia="DejaVu Sans" w:cs="DejaVu Sans" w:ascii="DejaVu Sans" w:hAnsi="DejaVu Sans"/>
                  <w:b w:val="false"/>
                  <w:i w:val="false"/>
                  <w:color w:val="000000"/>
                  <w:sz w:val="22"/>
                  <w:szCs w:val="22"/>
                  <w:u w:val="none"/>
                </w:rPr>
                <w:t>21.78 ± 8.27</w:t>
              </w:r>
            </w:ins>
          </w:p>
        </w:tc>
        <w:tc>
          <w:tcPr>
            <w:tcW w:w="3250" w:type="dxa"/>
            <w:tcBorders/>
            <w:shd w:color="auto" w:fill="FFFFFF" w:val="clear"/>
            <w:vAlign w:val="center"/>
          </w:tcPr>
          <w:p>
            <w:pPr>
              <w:pStyle w:val="Normal"/>
              <w:widowControl w:val="false"/>
              <w:pBdr/>
              <w:spacing w:lineRule="exact" w:line="240" w:before="100" w:after="100"/>
              <w:ind w:left="100" w:right="100" w:hanging="0"/>
              <w:jc w:val="right"/>
              <w:rPr/>
            </w:pPr>
            <w:ins w:id="240" w:author="Alex Weber" w:date="2025-05-05T11:48:53Z">
              <w:r>
                <w:rPr>
                  <w:rFonts w:eastAsia="DejaVu Sans" w:cs="DejaVu Sans" w:ascii="DejaVu Sans" w:hAnsi="DejaVu Sans"/>
                  <w:b w:val="false"/>
                  <w:i w:val="false"/>
                  <w:color w:val="000000"/>
                  <w:sz w:val="22"/>
                  <w:szCs w:val="22"/>
                  <w:u w:val="none"/>
                </w:rPr>
                <w:t>44.68 ± 15.98</w:t>
              </w:r>
            </w:ins>
          </w:p>
        </w:tc>
      </w:tr>
      <w:tr>
        <w:trPr>
          <w:trHeight w:val="624" w:hRule="atLeast"/>
        </w:trPr>
        <w:tc>
          <w:tcPr>
            <w:tcW w:w="3438" w:type="dxa"/>
            <w:tcBorders/>
            <w:shd w:color="auto" w:fill="FFFFFF" w:val="clear"/>
            <w:vAlign w:val="center"/>
          </w:tcPr>
          <w:p>
            <w:pPr>
              <w:pStyle w:val="Normal"/>
              <w:widowControl w:val="false"/>
              <w:pBdr/>
              <w:spacing w:lineRule="exact" w:line="240" w:before="100" w:after="100"/>
              <w:ind w:left="100" w:right="100" w:hanging="0"/>
              <w:jc w:val="left"/>
              <w:rPr/>
            </w:pPr>
            <w:ins w:id="242" w:author="Alex Weber" w:date="2025-05-05T11:48:53Z">
              <w:r>
                <w:rPr>
                  <w:rFonts w:eastAsia="DejaVu Sans" w:cs="DejaVu Sans" w:ascii="DejaVu Sans" w:hAnsi="DejaVu Sans"/>
                  <w:b w:val="false"/>
                  <w:i w:val="false"/>
                  <w:color w:val="000000"/>
                  <w:sz w:val="22"/>
                  <w:szCs w:val="22"/>
                  <w:u w:val="none"/>
                </w:rPr>
                <w:t>Hippocampus and Amygdala</w:t>
              </w:r>
            </w:ins>
          </w:p>
        </w:tc>
        <w:tc>
          <w:tcPr>
            <w:tcW w:w="2672" w:type="dxa"/>
            <w:tcBorders/>
            <w:shd w:color="auto" w:fill="FFFFFF" w:val="clear"/>
            <w:vAlign w:val="center"/>
          </w:tcPr>
          <w:p>
            <w:pPr>
              <w:pStyle w:val="Normal"/>
              <w:widowControl w:val="false"/>
              <w:pBdr/>
              <w:spacing w:lineRule="exact" w:line="240" w:before="100" w:after="100"/>
              <w:ind w:left="100" w:right="100" w:hanging="0"/>
              <w:jc w:val="right"/>
              <w:rPr/>
            </w:pPr>
            <w:ins w:id="244" w:author="Alex Weber" w:date="2025-05-05T11:48:53Z">
              <w:r>
                <w:rPr>
                  <w:rFonts w:eastAsia="DejaVu Sans" w:cs="DejaVu Sans" w:ascii="DejaVu Sans" w:hAnsi="DejaVu Sans"/>
                  <w:b w:val="false"/>
                  <w:i w:val="false"/>
                  <w:color w:val="000000"/>
                  <w:sz w:val="22"/>
                  <w:szCs w:val="22"/>
                  <w:u w:val="none"/>
                </w:rPr>
                <w:t>19.98 ± 6.85</w:t>
              </w:r>
            </w:ins>
          </w:p>
        </w:tc>
        <w:tc>
          <w:tcPr>
            <w:tcW w:w="3250" w:type="dxa"/>
            <w:tcBorders/>
            <w:shd w:color="auto" w:fill="FFFFFF" w:val="clear"/>
            <w:vAlign w:val="center"/>
          </w:tcPr>
          <w:p>
            <w:pPr>
              <w:pStyle w:val="Normal"/>
              <w:widowControl w:val="false"/>
              <w:pBdr/>
              <w:spacing w:lineRule="exact" w:line="240" w:before="100" w:after="100"/>
              <w:ind w:left="100" w:right="100" w:hanging="0"/>
              <w:jc w:val="right"/>
              <w:rPr/>
            </w:pPr>
            <w:ins w:id="246" w:author="Alex Weber" w:date="2025-05-05T11:48:53Z">
              <w:r>
                <w:rPr>
                  <w:rFonts w:eastAsia="DejaVu Sans" w:cs="DejaVu Sans" w:ascii="DejaVu Sans" w:hAnsi="DejaVu Sans"/>
                  <w:b w:val="false"/>
                  <w:i w:val="false"/>
                  <w:color w:val="000000"/>
                  <w:sz w:val="22"/>
                  <w:szCs w:val="22"/>
                  <w:u w:val="none"/>
                </w:rPr>
                <w:t>41.14 ± 13.69</w:t>
              </w:r>
            </w:ins>
          </w:p>
        </w:tc>
      </w:tr>
      <w:tr>
        <w:trPr>
          <w:trHeight w:val="360" w:hRule="atLeast"/>
        </w:trPr>
        <w:tc>
          <w:tcPr>
            <w:tcW w:w="9360" w:type="dxa"/>
            <w:gridSpan w:val="3"/>
            <w:tcBorders/>
            <w:shd w:color="auto" w:fill="FFFFFF" w:val="clear"/>
            <w:vAlign w:val="center"/>
          </w:tcPr>
          <w:p>
            <w:pPr>
              <w:pStyle w:val="Normal"/>
              <w:widowControl w:val="false"/>
              <w:pBdr/>
              <w:spacing w:lineRule="exact" w:line="240" w:before="100" w:after="100"/>
              <w:ind w:left="100" w:right="100" w:hanging="0"/>
              <w:jc w:val="left"/>
              <w:rPr/>
            </w:pPr>
            <w:ins w:id="248" w:author="Alex Weber" w:date="2025-05-05T11:48:53Z">
              <w:bookmarkStart w:id="23" w:name="tbl-regvalues"/>
              <w:r>
                <w:rPr>
                  <w:rFonts w:eastAsia="DejaVu Sans" w:cs="DejaVu Sans" w:ascii="DejaVu Sans" w:hAnsi="DejaVu Sans"/>
                  <w:b w:val="false"/>
                  <w:i w:val="false"/>
                  <w:color w:val="000000"/>
                  <w:sz w:val="22"/>
                  <w:szCs w:val="22"/>
                  <w:u w:val="none"/>
                </w:rPr>
                <w:t>CBF = cerebral blood flow; CMRO₂ = cerebral metabolic rate of oxygen; ROI = region of interest; CGM = cerebral grey matter; WM = white matter; DGM = deep grey matter</w:t>
              </w:r>
            </w:ins>
            <w:bookmarkEnd w:id="23"/>
          </w:p>
        </w:tc>
      </w:tr>
    </w:tbl>
    <w:p>
      <w:pPr>
        <w:pStyle w:val="TextBody"/>
        <w:rPr/>
      </w:pPr>
      <w:r>
        <w:br w:type="page"/>
      </w:r>
      <w:r>
        <w:rPr/>
        <w:t xml:space="preserve">Multiple linear regression analysis of </w:t>
      </w:r>
      <w:ins w:id="250" w:author="Alex Weber" w:date="2025-05-05T11:48:53Z">
        <w:r>
          <w:rPr/>
          <w:t>semi-</w:t>
        </w:r>
      </w:ins>
      <w:r>
        <w:rPr/>
        <w:t>regional CMRO</w:t>
      </w:r>
      <w:r>
        <w:rPr>
          <w:vertAlign w:val="subscript"/>
        </w:rPr>
        <w:t>2</w:t>
      </w:r>
      <w:r>
        <w:rPr/>
        <w:t xml:space="preserve"> and</w:t>
      </w:r>
      <w:moveTo w:id="251" w:author="Alex Weber" w:date="2025-05-05T11:48:53Z">
        <w:r>
          <w:rPr/>
          <w:t xml:space="preserve"> regional</w:t>
        </w:r>
      </w:moveTo>
      <w:r>
        <w:rPr/>
        <w:t xml:space="preserve"> CBF showed significant positive correlations with proportion of days on respiratory support (</w:t>
      </w:r>
      <w:hyperlink w:anchor="fig-proportion">
        <w:r>
          <w:rPr>
            <w:rStyle w:val="InternetLink"/>
          </w:rPr>
          <w:t>Figure 5</w:t>
        </w:r>
      </w:hyperlink>
      <w:r>
        <w:rPr/>
        <w:t>), days on Category 2 respiratory support (</w:t>
      </w:r>
      <w:hyperlink w:anchor="fig-cat2">
        <w:r>
          <w:rPr>
            <w:rStyle w:val="InternetLink"/>
          </w:rPr>
          <w:t>Figure 6</w:t>
        </w:r>
      </w:hyperlink>
      <w:r>
        <w:rPr/>
        <w:t>), and significant negative correlations with days in room air (</w:t>
      </w:r>
      <w:hyperlink w:anchor="fig-roomair">
        <w:r>
          <w:rPr>
            <w:rStyle w:val="InternetLink"/>
          </w:rPr>
          <w:t>Figure 7</w:t>
        </w:r>
      </w:hyperlink>
      <w:r>
        <w:rPr/>
        <w:t xml:space="preserve">). Results are summarized in </w:t>
      </w:r>
      <w:hyperlink w:anchor="tbl-linreg">
        <w:r>
          <w:rPr>
            <w:rStyle w:val="InternetLink"/>
          </w:rPr>
          <w:t>Table 3</w:t>
        </w:r>
      </w:hyperlink>
      <w:r>
        <w:rPr/>
        <w:t>.</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360"/>
      </w:tblGrid>
      <w:tr>
        <w:trPr/>
        <w:tc>
          <w:tcPr>
            <w:tcW w:w="9360" w:type="dxa"/>
            <w:tcBorders/>
          </w:tcPr>
          <w:p>
            <w:pPr>
              <w:pStyle w:val="Normal"/>
              <w:widowControl w:val="false"/>
              <w:jc w:val="center"/>
              <w:rPr>
                <w:sz w:val="24"/>
              </w:rPr>
            </w:pPr>
            <w:bookmarkStart w:id="24" w:name="fig-proportion"/>
            <w:bookmarkStart w:id="25" w:name="proportion"/>
            <w:r>
              <w:rPr>
                <w:sz w:val="24"/>
              </w:rPr>
              <w:drawing>
                <wp:inline distT="0" distB="0" distL="0" distR="0">
                  <wp:extent cx="5943600" cy="5943600"/>
                  <wp:effectExtent l="0" t="0" r="0" b="0"/>
                  <wp:docPr id="6"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descr=""/>
                          <pic:cNvPicPr>
                            <a:picLocks noChangeAspect="1" noChangeArrowheads="1"/>
                          </pic:cNvPicPr>
                        </pic:nvPicPr>
                        <pic:blipFill>
                          <a:blip r:embed="rId10"/>
                          <a:stretch>
                            <a:fillRect/>
                          </a:stretch>
                        </pic:blipFill>
                        <pic:spPr bwMode="auto">
                          <a:xfrm>
                            <a:off x="0" y="0"/>
                            <a:ext cx="5943600" cy="5943600"/>
                          </a:xfrm>
                          <a:prstGeom prst="rect">
                            <a:avLst/>
                          </a:prstGeom>
                        </pic:spPr>
                      </pic:pic>
                    </a:graphicData>
                  </a:graphic>
                </wp:inline>
              </w:drawing>
            </w:r>
            <w:bookmarkEnd w:id="25"/>
          </w:p>
          <w:p>
            <w:pPr>
              <w:pStyle w:val="ImageCaption"/>
              <w:widowControl w:val="false"/>
              <w:spacing w:before="200" w:after="120"/>
              <w:jc w:val="left"/>
              <w:rPr/>
            </w:pPr>
            <w:r>
              <w:rPr>
                <w:b/>
                <w:bCs/>
              </w:rPr>
              <w:t>Figure</w:t>
            </w:r>
            <w:r>
              <w:rPr/>
              <w:t> 5</w:t>
            </w:r>
            <w:r>
              <w:rPr>
                <w:b/>
                <w:bCs/>
              </w:rPr>
              <w:t>.</w:t>
            </w:r>
            <w:r>
              <w:rPr/>
              <w:t xml:space="preserve"> </w:t>
            </w:r>
            <w:r>
              <w:rPr>
                <w:b/>
                <w:bCs/>
              </w:rPr>
              <w:t>CBF (A-F) and CMRO</w:t>
            </w:r>
            <w:r>
              <w:rPr>
                <w:b/>
                <w:bCs/>
                <w:vertAlign w:val="subscript"/>
              </w:rPr>
              <w:t>2</w:t>
            </w:r>
            <w:r>
              <w:rPr>
                <w:b/>
                <w:bCs/>
              </w:rPr>
              <w:t xml:space="preserve"> (G-L) vs proportion of time on all categories while in the NICU.</w:t>
            </w:r>
            <w:r>
              <w:rPr/>
              <w:t xml:space="preserve"> Raw data points as filled black circles. Grey line and ribbon represent linear model of raw data points and 95% interval, respectively. Blue line and ribbon represent adjusted multiple linear regression including GA and PMA as confounding factors.</w:t>
            </w:r>
            <w:bookmarkEnd w:id="24"/>
          </w:p>
        </w:tc>
      </w:tr>
    </w:tbl>
    <w:p>
      <w:pPr>
        <w:pStyle w:val="Normal"/>
        <w:rPr/>
      </w:pPr>
      <w:r>
        <w:rPr/>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360"/>
      </w:tblGrid>
      <w:tr>
        <w:trPr/>
        <w:tc>
          <w:tcPr>
            <w:tcW w:w="9360" w:type="dxa"/>
            <w:tcBorders/>
          </w:tcPr>
          <w:p>
            <w:pPr>
              <w:pStyle w:val="Normal"/>
              <w:widowControl w:val="false"/>
              <w:jc w:val="center"/>
              <w:rPr>
                <w:sz w:val="24"/>
              </w:rPr>
            </w:pPr>
            <w:bookmarkStart w:id="26" w:name="fig-cat2"/>
            <w:bookmarkStart w:id="27" w:name="cat2"/>
            <w:r>
              <w:rPr>
                <w:sz w:val="24"/>
              </w:rPr>
              <w:drawing>
                <wp:inline distT="0" distB="0" distL="0" distR="0">
                  <wp:extent cx="5943600" cy="5943600"/>
                  <wp:effectExtent l="0" t="0" r="0" b="0"/>
                  <wp:docPr id="7"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descr=""/>
                          <pic:cNvPicPr>
                            <a:picLocks noChangeAspect="1" noChangeArrowheads="1"/>
                          </pic:cNvPicPr>
                        </pic:nvPicPr>
                        <pic:blipFill>
                          <a:blip r:embed="rId11"/>
                          <a:stretch>
                            <a:fillRect/>
                          </a:stretch>
                        </pic:blipFill>
                        <pic:spPr bwMode="auto">
                          <a:xfrm>
                            <a:off x="0" y="0"/>
                            <a:ext cx="5943600" cy="5943600"/>
                          </a:xfrm>
                          <a:prstGeom prst="rect">
                            <a:avLst/>
                          </a:prstGeom>
                        </pic:spPr>
                      </pic:pic>
                    </a:graphicData>
                  </a:graphic>
                </wp:inline>
              </w:drawing>
            </w:r>
            <w:bookmarkEnd w:id="27"/>
          </w:p>
          <w:p>
            <w:pPr>
              <w:pStyle w:val="ImageCaption"/>
              <w:widowControl w:val="false"/>
              <w:spacing w:before="200" w:after="120"/>
              <w:jc w:val="left"/>
              <w:rPr/>
            </w:pPr>
            <w:r>
              <w:rPr>
                <w:b/>
                <w:bCs/>
              </w:rPr>
              <w:t>Figure</w:t>
            </w:r>
            <w:r>
              <w:rPr/>
              <w:t> 6</w:t>
            </w:r>
            <w:r>
              <w:rPr>
                <w:b/>
                <w:bCs/>
              </w:rPr>
              <w:t>.</w:t>
            </w:r>
            <w:r>
              <w:rPr/>
              <w:t xml:space="preserve"> </w:t>
            </w:r>
            <w:r>
              <w:rPr>
                <w:b/>
                <w:bCs/>
              </w:rPr>
              <w:t>CBF (A-F) and CMRO</w:t>
            </w:r>
            <w:r>
              <w:rPr>
                <w:b/>
                <w:bCs/>
                <w:vertAlign w:val="subscript"/>
              </w:rPr>
              <w:t>2</w:t>
            </w:r>
            <w:r>
              <w:rPr>
                <w:b/>
                <w:bCs/>
              </w:rPr>
              <w:t xml:space="preserve"> (G-L) values against Days on Noninvasive Ventilation (Category 2).</w:t>
            </w:r>
            <w:r>
              <w:rPr/>
              <w:t xml:space="preserve"> Raw data points as filled black circles. Grey line and ribbon represent linear model of raw data points and 95% interval, respectively. Blue line and ribbon represent adjusted multiple linear regression including GA and PMA as confounding factors.</w:t>
            </w:r>
            <w:bookmarkEnd w:id="26"/>
          </w:p>
        </w:tc>
      </w:tr>
    </w:tbl>
    <w:p>
      <w:pPr>
        <w:pStyle w:val="Normal"/>
        <w:rPr/>
      </w:pPr>
      <w:r>
        <w:rPr/>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360"/>
      </w:tblGrid>
      <w:tr>
        <w:trPr/>
        <w:tc>
          <w:tcPr>
            <w:tcW w:w="9360" w:type="dxa"/>
            <w:tcBorders/>
          </w:tcPr>
          <w:p>
            <w:pPr>
              <w:pStyle w:val="Normal"/>
              <w:widowControl w:val="false"/>
              <w:jc w:val="center"/>
              <w:rPr>
                <w:sz w:val="24"/>
              </w:rPr>
            </w:pPr>
            <w:bookmarkStart w:id="28" w:name="fig-roomair"/>
            <w:bookmarkStart w:id="29" w:name="roomair"/>
            <w:r>
              <w:rPr>
                <w:sz w:val="24"/>
              </w:rPr>
              <w:drawing>
                <wp:inline distT="0" distB="0" distL="0" distR="0">
                  <wp:extent cx="5943600" cy="5943600"/>
                  <wp:effectExtent l="0" t="0" r="0" b="0"/>
                  <wp:docPr id="8"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descr=""/>
                          <pic:cNvPicPr>
                            <a:picLocks noChangeAspect="1" noChangeArrowheads="1"/>
                          </pic:cNvPicPr>
                        </pic:nvPicPr>
                        <pic:blipFill>
                          <a:blip r:embed="rId12"/>
                          <a:stretch>
                            <a:fillRect/>
                          </a:stretch>
                        </pic:blipFill>
                        <pic:spPr bwMode="auto">
                          <a:xfrm>
                            <a:off x="0" y="0"/>
                            <a:ext cx="5943600" cy="5943600"/>
                          </a:xfrm>
                          <a:prstGeom prst="rect">
                            <a:avLst/>
                          </a:prstGeom>
                        </pic:spPr>
                      </pic:pic>
                    </a:graphicData>
                  </a:graphic>
                </wp:inline>
              </w:drawing>
            </w:r>
            <w:bookmarkEnd w:id="29"/>
          </w:p>
          <w:p>
            <w:pPr>
              <w:pStyle w:val="ImageCaption"/>
              <w:widowControl w:val="false"/>
              <w:spacing w:before="200" w:after="120"/>
              <w:jc w:val="left"/>
              <w:rPr/>
            </w:pPr>
            <w:r>
              <w:rPr>
                <w:b/>
                <w:bCs/>
              </w:rPr>
              <w:t>Figure</w:t>
            </w:r>
            <w:r>
              <w:rPr/>
              <w:t> 7</w:t>
            </w:r>
            <w:r>
              <w:rPr>
                <w:b/>
                <w:bCs/>
              </w:rPr>
              <w:t>.</w:t>
            </w:r>
            <w:r>
              <w:rPr/>
              <w:t xml:space="preserve"> </w:t>
            </w:r>
            <w:r>
              <w:rPr>
                <w:b/>
                <w:bCs/>
              </w:rPr>
              <w:t>CBF () and CMRO</w:t>
            </w:r>
            <w:r>
              <w:rPr>
                <w:b/>
                <w:bCs/>
                <w:vertAlign w:val="subscript"/>
              </w:rPr>
              <w:t>2</w:t>
            </w:r>
            <w:r>
              <w:rPr>
                <w:b/>
                <w:bCs/>
              </w:rPr>
              <w:t xml:space="preserve"> (b) values vs days in room air.</w:t>
            </w:r>
            <w:r>
              <w:rPr/>
              <w:t xml:space="preserve"> Raw data points as filled black circles. Grey line and ribbon represent linear model of raw data points and 95% interval, respectively. Blue line and ribbon represent adjusted multiple linear regression including GA and PMA as confounding factors.</w:t>
            </w:r>
            <w:bookmarkEnd w:id="28"/>
          </w:p>
        </w:tc>
      </w:tr>
    </w:tbl>
    <w:p>
      <w:pPr>
        <w:pStyle w:val="TextBody"/>
        <w:rPr/>
      </w:pPr>
      <w:r>
        <w:rPr/>
        <w:t>No significant relationships were found between respiratory support categories and OEF, CSvO</w:t>
      </w:r>
      <w:r>
        <w:rPr>
          <w:vertAlign w:val="subscript"/>
        </w:rPr>
        <w:t>2</w:t>
      </w:r>
      <w:r>
        <w:rPr/>
        <w:t>, CSaO</w:t>
      </w:r>
      <w:r>
        <w:rPr>
          <w:vertAlign w:val="subscript"/>
        </w:rPr>
        <w:t>2</w:t>
      </w:r>
      <w:r>
        <w:rPr/>
        <w:t>, Hct (</w:t>
      </w:r>
      <w:hyperlink w:anchor="tbl-linreg">
        <w:r>
          <w:rPr>
            <w:rStyle w:val="InternetLink"/>
          </w:rPr>
          <w:t>Table 3</w:t>
        </w:r>
      </w:hyperlink>
      <w:r>
        <w:rPr/>
        <w:t>). No significant relationship was observed between brainstem volume and days on Category 1 respiratory support.</w:t>
      </w:r>
    </w:p>
    <w:tbl>
      <w:tblPr>
        <w:tblW w:w="5000" w:type="pct"/>
        <w:jc w:val="left"/>
        <w:tblInd w:w="0" w:type="dxa"/>
        <w:tblLayout w:type="fixed"/>
        <w:tblCellMar>
          <w:top w:w="0" w:type="dxa"/>
          <w:left w:w="108" w:type="dxa"/>
          <w:bottom w:w="0" w:type="dxa"/>
          <w:right w:w="108" w:type="dxa"/>
        </w:tblCellMar>
      </w:tblPr>
      <w:tblGrid>
        <w:gridCol w:w="9360"/>
      </w:tblGrid>
      <w:tr>
        <w:trPr/>
        <w:tc>
          <w:tcPr>
            <w:tcW w:w="9360" w:type="dxa"/>
            <w:tcBorders/>
          </w:tcPr>
          <w:p>
            <w:pPr>
              <w:pStyle w:val="ImageCaption"/>
              <w:widowControl w:val="false"/>
              <w:spacing w:before="200" w:after="120"/>
              <w:jc w:val="left"/>
              <w:rPr/>
            </w:pPr>
            <w:moveTo w:id="252" w:author="Alex Weber" w:date="2025-05-05T11:48:53Z">
              <w:bookmarkStart w:id="30" w:name="tbl-linreg"/>
              <w:r>
                <w:rPr>
                  <w:b/>
                  <w:bCs/>
                </w:rPr>
                <w:t>Table</w:t>
              </w:r>
            </w:moveTo>
            <w:moveTo w:id="253" w:author="Alex Weber" w:date="2025-05-05T11:48:53Z">
              <w:r>
                <w:rPr/>
                <w:t> 3</w:t>
              </w:r>
            </w:moveTo>
            <w:moveTo w:id="254" w:author="Alex Weber" w:date="2025-05-05T11:48:53Z">
              <w:r>
                <w:rPr>
                  <w:b/>
                  <w:bCs/>
                </w:rPr>
                <w:t>.</w:t>
              </w:r>
            </w:moveTo>
            <w:moveTo w:id="255" w:author="Alex Weber" w:date="2025-05-05T11:48:53Z">
              <w:r>
                <w:rPr/>
                <w:t xml:space="preserve"> </w:t>
              </w:r>
            </w:moveTo>
            <w:moveTo w:id="256" w:author="Alex Weber" w:date="2025-05-05T11:48:53Z">
              <w:r>
                <w:rPr>
                  <w:b/>
                  <w:bCs/>
                </w:rPr>
                <w:t>Results from linear regression of physiological parameters with days on various forms of respiratory support.</w:t>
              </w:r>
            </w:moveTo>
            <w:moveTo w:id="257" w:author="Alex Weber" w:date="2025-05-05T11:48:53Z">
              <w:r>
                <w:rPr/>
                <w:t xml:space="preserve"> All analyses included GA and PMA as confounding variables.</w:t>
              </w:r>
            </w:moveTo>
            <w:bookmarkEnd w:id="15"/>
          </w:p>
        </w:tc>
      </w:tr>
    </w:tbl>
    <w:tbl>
      <w:tblPr>
        <w:tblW w:w="5000" w:type="pct"/>
        <w:jc w:val="center"/>
        <w:tblInd w:w="0" w:type="dxa"/>
        <w:tblLayout w:type="fixed"/>
        <w:tblCellMar>
          <w:top w:w="0" w:type="dxa"/>
          <w:left w:w="0" w:type="dxa"/>
          <w:bottom w:w="0" w:type="dxa"/>
          <w:right w:w="0" w:type="dxa"/>
        </w:tblCellMar>
        <w:tblLook w:noHBand="0" w:noVBand="1" w:firstColumn="0" w:lastRow="0" w:lastColumn="0" w:firstRow="1"/>
      </w:tblPr>
      <w:tblGrid>
        <w:gridCol w:w="614"/>
        <w:gridCol w:w="1666"/>
        <w:gridCol w:w="1847"/>
        <w:gridCol w:w="1957"/>
        <w:gridCol w:w="1850"/>
        <w:gridCol w:w="1425"/>
      </w:tblGrid>
      <w:tr>
        <w:trPr>
          <w:tblHeader w:val="true"/>
          <w:trHeight w:val="625" w:hRule="atLeast"/>
        </w:trPr>
        <w:tc>
          <w:tcPr>
            <w:tcW w:w="614" w:type="dxa"/>
            <w:tcBorders/>
            <w:shd w:color="auto" w:fill="D3D3D3" w:val="clear"/>
            <w:vAlign w:val="center"/>
          </w:tcPr>
          <w:p>
            <w:pPr>
              <w:pStyle w:val="Normal"/>
              <w:widowControl w:val="false"/>
              <w:pBdr/>
              <w:spacing w:lineRule="exact" w:line="240" w:before="100" w:after="100"/>
              <w:ind w:left="100" w:right="100" w:hanging="0"/>
              <w:jc w:val="center"/>
              <w:rPr/>
            </w:pPr>
            <w:moveTo w:id="259" w:author="Alex Weber" w:date="2025-05-05T11:48:53Z">
              <w:r>
                <w:rPr>
                  <w:rFonts w:eastAsia="DejaVu Sans" w:cs="DejaVu Sans" w:ascii="DejaVu Sans" w:hAnsi="DejaVu Sans"/>
                  <w:b/>
                  <w:i w:val="false"/>
                  <w:color w:val="000000"/>
                  <w:sz w:val="22"/>
                  <w:szCs w:val="22"/>
                  <w:u w:val="none"/>
                </w:rPr>
                <w:t>ROI</w:t>
              </w:r>
            </w:moveTo>
          </w:p>
        </w:tc>
        <w:tc>
          <w:tcPr>
            <w:tcW w:w="1666" w:type="dxa"/>
            <w:tcBorders/>
            <w:shd w:color="auto" w:fill="D3D3D3" w:val="clear"/>
            <w:vAlign w:val="center"/>
          </w:tcPr>
          <w:p>
            <w:pPr>
              <w:pStyle w:val="Normal"/>
              <w:widowControl w:val="false"/>
              <w:pBdr/>
              <w:spacing w:lineRule="exact" w:line="240" w:before="100" w:after="100"/>
              <w:ind w:left="100" w:right="100" w:hanging="0"/>
              <w:jc w:val="center"/>
              <w:rPr/>
            </w:pPr>
            <w:moveTo w:id="261" w:author="Alex Weber" w:date="2025-05-05T11:48:53Z">
              <w:r>
                <w:rPr>
                  <w:rFonts w:eastAsia="DejaVu Sans" w:cs="DejaVu Sans" w:ascii="DejaVu Sans" w:hAnsi="DejaVu Sans"/>
                  <w:b/>
                  <w:i w:val="false"/>
                  <w:color w:val="000000"/>
                  <w:sz w:val="22"/>
                  <w:szCs w:val="22"/>
                  <w:u w:val="none"/>
                </w:rPr>
                <w:t>Invasive Ventilation (Category 1)</w:t>
              </w:r>
            </w:moveTo>
          </w:p>
        </w:tc>
        <w:tc>
          <w:tcPr>
            <w:tcW w:w="1847" w:type="dxa"/>
            <w:tcBorders/>
            <w:shd w:color="auto" w:fill="D3D3D3" w:val="clear"/>
            <w:vAlign w:val="center"/>
          </w:tcPr>
          <w:p>
            <w:pPr>
              <w:pStyle w:val="Normal"/>
              <w:widowControl w:val="false"/>
              <w:pBdr/>
              <w:spacing w:lineRule="exact" w:line="240" w:before="100" w:after="100"/>
              <w:ind w:left="100" w:right="100" w:hanging="0"/>
              <w:jc w:val="center"/>
              <w:rPr/>
            </w:pPr>
            <w:moveTo w:id="263" w:author="Alex Weber" w:date="2025-05-05T11:48:53Z">
              <w:r>
                <w:rPr>
                  <w:rFonts w:eastAsia="DejaVu Sans" w:cs="DejaVu Sans" w:ascii="DejaVu Sans" w:hAnsi="DejaVu Sans"/>
                  <w:b/>
                  <w:i w:val="false"/>
                  <w:color w:val="000000"/>
                  <w:sz w:val="22"/>
                  <w:szCs w:val="22"/>
                  <w:u w:val="none"/>
                </w:rPr>
                <w:t>Noninvasive Ventilation (Category 2)</w:t>
              </w:r>
            </w:moveTo>
          </w:p>
        </w:tc>
        <w:tc>
          <w:tcPr>
            <w:tcW w:w="1957" w:type="dxa"/>
            <w:tcBorders/>
            <w:shd w:color="auto" w:fill="D3D3D3" w:val="clear"/>
            <w:vAlign w:val="center"/>
          </w:tcPr>
          <w:p>
            <w:pPr>
              <w:pStyle w:val="Normal"/>
              <w:widowControl w:val="false"/>
              <w:pBdr/>
              <w:spacing w:lineRule="exact" w:line="240" w:before="100" w:after="100"/>
              <w:ind w:left="100" w:right="100" w:hanging="0"/>
              <w:jc w:val="center"/>
              <w:rPr/>
            </w:pPr>
            <w:moveTo w:id="265" w:author="Alex Weber" w:date="2025-05-05T11:48:53Z">
              <w:r>
                <w:rPr>
                  <w:rFonts w:eastAsia="DejaVu Sans" w:cs="DejaVu Sans" w:ascii="DejaVu Sans" w:hAnsi="DejaVu Sans"/>
                  <w:b/>
                  <w:i w:val="false"/>
                  <w:color w:val="000000"/>
                  <w:sz w:val="22"/>
                  <w:szCs w:val="22"/>
                  <w:u w:val="none"/>
                </w:rPr>
                <w:t>High-flow and low-flow air (Category 3)</w:t>
              </w:r>
            </w:moveTo>
          </w:p>
        </w:tc>
        <w:tc>
          <w:tcPr>
            <w:tcW w:w="1850" w:type="dxa"/>
            <w:tcBorders/>
            <w:shd w:color="auto" w:fill="D3D3D3" w:val="clear"/>
            <w:vAlign w:val="center"/>
          </w:tcPr>
          <w:p>
            <w:pPr>
              <w:pStyle w:val="Normal"/>
              <w:widowControl w:val="false"/>
              <w:pBdr/>
              <w:spacing w:lineRule="exact" w:line="240" w:before="100" w:after="100"/>
              <w:ind w:left="100" w:right="100" w:hanging="0"/>
              <w:jc w:val="center"/>
              <w:rPr/>
            </w:pPr>
            <w:moveTo w:id="267" w:author="Alex Weber" w:date="2025-05-05T11:48:53Z">
              <w:r>
                <w:rPr>
                  <w:rFonts w:eastAsia="DejaVu Sans" w:cs="DejaVu Sans" w:ascii="DejaVu Sans" w:hAnsi="DejaVu Sans"/>
                  <w:b/>
                  <w:i w:val="false"/>
                  <w:color w:val="000000"/>
                  <w:sz w:val="22"/>
                  <w:szCs w:val="22"/>
                  <w:u w:val="none"/>
                </w:rPr>
                <w:t>Proportion Of Days On All Categories</w:t>
              </w:r>
            </w:moveTo>
          </w:p>
        </w:tc>
        <w:tc>
          <w:tcPr>
            <w:tcW w:w="1425" w:type="dxa"/>
            <w:tcBorders/>
            <w:shd w:color="auto" w:fill="D3D3D3" w:val="clear"/>
            <w:vAlign w:val="center"/>
          </w:tcPr>
          <w:p>
            <w:pPr>
              <w:pStyle w:val="Normal"/>
              <w:widowControl w:val="false"/>
              <w:pBdr/>
              <w:spacing w:lineRule="exact" w:line="240" w:before="100" w:after="100"/>
              <w:ind w:left="100" w:right="100" w:hanging="0"/>
              <w:jc w:val="center"/>
              <w:rPr/>
            </w:pPr>
            <w:moveTo w:id="269" w:author="Alex Weber" w:date="2025-05-05T11:48:53Z">
              <w:r>
                <w:rPr>
                  <w:rFonts w:eastAsia="DejaVu Sans" w:cs="DejaVu Sans" w:ascii="DejaVu Sans" w:hAnsi="DejaVu Sans"/>
                  <w:b/>
                  <w:i w:val="false"/>
                  <w:color w:val="000000"/>
                  <w:sz w:val="22"/>
                  <w:szCs w:val="22"/>
                  <w:u w:val="none"/>
                </w:rPr>
                <w:t>Room Air</w:t>
              </w:r>
            </w:moveTo>
          </w:p>
        </w:tc>
      </w:tr>
      <w:tr>
        <w:trPr>
          <w:trHeight w:val="628" w:hRule="atLeast"/>
        </w:trPr>
        <w:tc>
          <w:tcPr>
            <w:tcW w:w="614" w:type="dxa"/>
            <w:tcBorders/>
            <w:shd w:color="auto" w:fill="D3D3D3" w:val="clear"/>
            <w:vAlign w:val="center"/>
          </w:tcPr>
          <w:p>
            <w:pPr>
              <w:pStyle w:val="Normal"/>
              <w:widowControl w:val="false"/>
              <w:pBdr/>
              <w:spacing w:lineRule="exact" w:line="240" w:before="100" w:after="100"/>
              <w:ind w:left="100" w:right="100" w:hanging="0"/>
              <w:jc w:val="center"/>
              <w:rPr/>
            </w:pPr>
            <w:moveTo w:id="271" w:author="Alex Weber" w:date="2025-05-05T11:48:53Z">
              <w:r>
                <w:rPr/>
              </w:r>
            </w:moveTo>
          </w:p>
        </w:tc>
        <w:tc>
          <w:tcPr>
            <w:tcW w:w="1666" w:type="dxa"/>
            <w:tcBorders/>
            <w:shd w:color="auto" w:fill="D3D3D3" w:val="clear"/>
            <w:vAlign w:val="center"/>
          </w:tcPr>
          <w:p>
            <w:pPr>
              <w:pStyle w:val="Normal"/>
              <w:widowControl w:val="false"/>
              <w:pBdr/>
              <w:spacing w:lineRule="exact" w:line="240" w:before="100" w:after="100"/>
              <w:ind w:left="100" w:right="100" w:hanging="0"/>
              <w:jc w:val="center"/>
              <w:rPr/>
            </w:pPr>
            <w:moveTo w:id="273" w:author="Alex Weber" w:date="2025-05-05T11:48:53Z">
              <w:r>
                <w:rPr>
                  <w:rFonts w:eastAsia="DejaVu Sans" w:cs="DejaVu Sans" w:ascii="DejaVu Sans" w:hAnsi="DejaVu Sans"/>
                  <w:b/>
                  <w:i w:val="false"/>
                  <w:color w:val="000000"/>
                  <w:sz w:val="22"/>
                  <w:szCs w:val="22"/>
                  <w:u w:val="none"/>
                </w:rPr>
                <w:t>β [95% CI] / Adj R</w:t>
              </w:r>
            </w:moveTo>
            <w:moveTo w:id="274" w:author="Alex Weber" w:date="2025-05-05T11:48:53Z">
              <w:r>
                <w:rPr>
                  <w:rFonts w:eastAsia="DejaVu Sans" w:cs="DejaVu Sans" w:ascii="DejaVu Sans" w:hAnsi="DejaVu Sans"/>
                  <w:b/>
                  <w:i w:val="false"/>
                  <w:color w:val="000000"/>
                  <w:sz w:val="22"/>
                  <w:szCs w:val="22"/>
                  <w:u w:val="none"/>
                  <w:vertAlign w:val="superscript"/>
                </w:rPr>
                <w:t>2</w:t>
              </w:r>
            </w:moveTo>
          </w:p>
        </w:tc>
        <w:tc>
          <w:tcPr>
            <w:tcW w:w="1847" w:type="dxa"/>
            <w:tcBorders/>
            <w:shd w:color="auto" w:fill="D3D3D3" w:val="clear"/>
            <w:vAlign w:val="center"/>
          </w:tcPr>
          <w:p>
            <w:pPr>
              <w:pStyle w:val="Normal"/>
              <w:widowControl w:val="false"/>
              <w:pBdr/>
              <w:spacing w:lineRule="exact" w:line="240" w:before="100" w:after="100"/>
              <w:ind w:left="100" w:right="100" w:hanging="0"/>
              <w:jc w:val="center"/>
              <w:rPr/>
            </w:pPr>
            <w:moveTo w:id="276" w:author="Alex Weber" w:date="2025-05-05T11:48:53Z">
              <w:r>
                <w:rPr>
                  <w:rFonts w:eastAsia="DejaVu Sans" w:cs="DejaVu Sans" w:ascii="DejaVu Sans" w:hAnsi="DejaVu Sans"/>
                  <w:b/>
                  <w:i w:val="false"/>
                  <w:color w:val="000000"/>
                  <w:sz w:val="22"/>
                  <w:szCs w:val="22"/>
                  <w:u w:val="none"/>
                </w:rPr>
                <w:t>β [95% CI] / Adj R</w:t>
              </w:r>
            </w:moveTo>
            <w:moveTo w:id="277" w:author="Alex Weber" w:date="2025-05-05T11:48:53Z">
              <w:r>
                <w:rPr>
                  <w:rFonts w:eastAsia="DejaVu Sans" w:cs="DejaVu Sans" w:ascii="DejaVu Sans" w:hAnsi="DejaVu Sans"/>
                  <w:b/>
                  <w:i w:val="false"/>
                  <w:color w:val="000000"/>
                  <w:sz w:val="22"/>
                  <w:szCs w:val="22"/>
                  <w:u w:val="none"/>
                  <w:vertAlign w:val="superscript"/>
                </w:rPr>
                <w:t>2</w:t>
              </w:r>
            </w:moveTo>
          </w:p>
        </w:tc>
        <w:tc>
          <w:tcPr>
            <w:tcW w:w="1957" w:type="dxa"/>
            <w:tcBorders/>
            <w:shd w:color="auto" w:fill="D3D3D3" w:val="clear"/>
            <w:vAlign w:val="center"/>
          </w:tcPr>
          <w:p>
            <w:pPr>
              <w:pStyle w:val="Normal"/>
              <w:widowControl w:val="false"/>
              <w:pBdr/>
              <w:spacing w:lineRule="exact" w:line="240" w:before="100" w:after="100"/>
              <w:ind w:left="100" w:right="100" w:hanging="0"/>
              <w:jc w:val="center"/>
              <w:rPr/>
            </w:pPr>
            <w:moveTo w:id="279" w:author="Alex Weber" w:date="2025-05-05T11:48:53Z">
              <w:r>
                <w:rPr>
                  <w:rFonts w:eastAsia="DejaVu Sans" w:cs="DejaVu Sans" w:ascii="DejaVu Sans" w:hAnsi="DejaVu Sans"/>
                  <w:b/>
                  <w:i w:val="false"/>
                  <w:color w:val="000000"/>
                  <w:sz w:val="22"/>
                  <w:szCs w:val="22"/>
                  <w:u w:val="none"/>
                </w:rPr>
                <w:t>β [95% CI] / Adj R</w:t>
              </w:r>
            </w:moveTo>
            <w:moveTo w:id="280" w:author="Alex Weber" w:date="2025-05-05T11:48:53Z">
              <w:r>
                <w:rPr>
                  <w:rFonts w:eastAsia="DejaVu Sans" w:cs="DejaVu Sans" w:ascii="DejaVu Sans" w:hAnsi="DejaVu Sans"/>
                  <w:b/>
                  <w:i w:val="false"/>
                  <w:color w:val="000000"/>
                  <w:sz w:val="22"/>
                  <w:szCs w:val="22"/>
                  <w:u w:val="none"/>
                  <w:vertAlign w:val="superscript"/>
                </w:rPr>
                <w:t>2</w:t>
              </w:r>
            </w:moveTo>
          </w:p>
        </w:tc>
        <w:tc>
          <w:tcPr>
            <w:tcW w:w="1850" w:type="dxa"/>
            <w:tcBorders/>
            <w:shd w:color="auto" w:fill="D3D3D3" w:val="clear"/>
            <w:vAlign w:val="center"/>
          </w:tcPr>
          <w:p>
            <w:pPr>
              <w:pStyle w:val="Normal"/>
              <w:widowControl w:val="false"/>
              <w:pBdr/>
              <w:spacing w:lineRule="exact" w:line="240" w:before="100" w:after="100"/>
              <w:ind w:left="100" w:right="100" w:hanging="0"/>
              <w:jc w:val="center"/>
              <w:rPr/>
            </w:pPr>
            <w:moveTo w:id="282" w:author="Alex Weber" w:date="2025-05-05T11:48:53Z">
              <w:r>
                <w:rPr>
                  <w:rFonts w:eastAsia="DejaVu Sans" w:cs="DejaVu Sans" w:ascii="DejaVu Sans" w:hAnsi="DejaVu Sans"/>
                  <w:b/>
                  <w:i w:val="false"/>
                  <w:color w:val="000000"/>
                  <w:sz w:val="22"/>
                  <w:szCs w:val="22"/>
                  <w:u w:val="none"/>
                </w:rPr>
                <w:t>β [95% CI] / Adj R</w:t>
              </w:r>
            </w:moveTo>
            <w:moveTo w:id="283" w:author="Alex Weber" w:date="2025-05-05T11:48:53Z">
              <w:r>
                <w:rPr>
                  <w:rFonts w:eastAsia="DejaVu Sans" w:cs="DejaVu Sans" w:ascii="DejaVu Sans" w:hAnsi="DejaVu Sans"/>
                  <w:b/>
                  <w:i w:val="false"/>
                  <w:color w:val="000000"/>
                  <w:sz w:val="22"/>
                  <w:szCs w:val="22"/>
                  <w:u w:val="none"/>
                  <w:vertAlign w:val="superscript"/>
                </w:rPr>
                <w:t>2</w:t>
              </w:r>
            </w:moveTo>
          </w:p>
        </w:tc>
        <w:tc>
          <w:tcPr>
            <w:tcW w:w="1425" w:type="dxa"/>
            <w:tcBorders/>
            <w:shd w:color="auto" w:fill="D3D3D3" w:val="clear"/>
            <w:vAlign w:val="center"/>
          </w:tcPr>
          <w:p>
            <w:pPr>
              <w:pStyle w:val="Normal"/>
              <w:widowControl w:val="false"/>
              <w:pBdr/>
              <w:spacing w:lineRule="exact" w:line="240" w:before="100" w:after="100"/>
              <w:ind w:left="100" w:right="100" w:hanging="0"/>
              <w:jc w:val="center"/>
              <w:rPr/>
            </w:pPr>
            <w:moveTo w:id="285" w:author="Alex Weber" w:date="2025-05-05T11:48:53Z">
              <w:r>
                <w:rPr>
                  <w:rFonts w:eastAsia="DejaVu Sans" w:cs="DejaVu Sans" w:ascii="DejaVu Sans" w:hAnsi="DejaVu Sans"/>
                  <w:b/>
                  <w:i w:val="false"/>
                  <w:color w:val="000000"/>
                  <w:sz w:val="22"/>
                  <w:szCs w:val="22"/>
                  <w:u w:val="none"/>
                </w:rPr>
                <w:t>β [95% CI] / Adj R</w:t>
              </w:r>
            </w:moveTo>
            <w:moveTo w:id="286" w:author="Alex Weber" w:date="2025-05-05T11:48:53Z">
              <w:r>
                <w:rPr>
                  <w:rFonts w:eastAsia="DejaVu Sans" w:cs="DejaVu Sans" w:ascii="DejaVu Sans" w:hAnsi="DejaVu Sans"/>
                  <w:b/>
                  <w:i w:val="false"/>
                  <w:color w:val="000000"/>
                  <w:sz w:val="22"/>
                  <w:szCs w:val="22"/>
                  <w:u w:val="none"/>
                  <w:vertAlign w:val="superscript"/>
                </w:rPr>
                <w:t>2</w:t>
              </w:r>
            </w:moveTo>
          </w:p>
        </w:tc>
      </w:tr>
      <w:tr>
        <w:trPr>
          <w:trHeight w:val="577" w:hRule="atLeast"/>
        </w:trPr>
        <w:tc>
          <w:tcPr>
            <w:tcW w:w="9359" w:type="dxa"/>
            <w:gridSpan w:val="6"/>
            <w:tcBorders/>
            <w:shd w:color="auto" w:fill="FFFFFF" w:val="clear"/>
            <w:vAlign w:val="center"/>
          </w:tcPr>
          <w:p>
            <w:pPr>
              <w:pStyle w:val="Normal"/>
              <w:widowControl w:val="false"/>
              <w:pBdr/>
              <w:spacing w:lineRule="exact" w:line="240" w:before="100" w:after="100"/>
              <w:ind w:left="100" w:right="100" w:hanging="0"/>
              <w:jc w:val="center"/>
              <w:rPr/>
            </w:pPr>
            <w:moveTo w:id="288" w:author="Alex Weber" w:date="2025-05-05T11:48:53Z">
              <w:r>
                <w:rPr>
                  <w:rFonts w:eastAsia="DejaVu Sans" w:cs="DejaVu Sans" w:ascii="DejaVu Sans" w:hAnsi="DejaVu Sans"/>
                  <w:b/>
                  <w:i w:val="false"/>
                  <w:color w:val="000000"/>
                  <w:sz w:val="22"/>
                  <w:szCs w:val="22"/>
                  <w:u w:val="none"/>
                </w:rPr>
                <w:t>CBF</w:t>
              </w:r>
            </w:moveTo>
          </w:p>
        </w:tc>
      </w:tr>
      <w:tr>
        <w:trPr>
          <w:trHeight w:val="607" w:hRule="atLeast"/>
        </w:trPr>
        <w:tc>
          <w:tcPr>
            <w:tcW w:w="614" w:type="dxa"/>
            <w:tcBorders/>
            <w:shd w:color="auto" w:fill="FFFFFF" w:val="clear"/>
            <w:vAlign w:val="center"/>
          </w:tcPr>
          <w:p>
            <w:pPr>
              <w:pStyle w:val="Normal"/>
              <w:widowControl w:val="false"/>
              <w:pBdr/>
              <w:spacing w:lineRule="exact" w:line="240" w:before="100" w:after="100"/>
              <w:ind w:left="100" w:right="100" w:hanging="0"/>
              <w:jc w:val="left"/>
              <w:rPr/>
            </w:pPr>
            <w:moveTo w:id="290" w:author="Alex Weber" w:date="2025-05-05T11:48:53Z">
              <w:r>
                <w:rPr>
                  <w:rFonts w:eastAsia="DejaVu Sans" w:cs="DejaVu Sans" w:ascii="DejaVu Sans" w:hAnsi="DejaVu Sans"/>
                  <w:b w:val="false"/>
                  <w:i w:val="false"/>
                  <w:color w:val="000000"/>
                  <w:sz w:val="22"/>
                  <w:szCs w:val="22"/>
                  <w:u w:val="none"/>
                </w:rPr>
                <w:t>CGM</w:t>
              </w:r>
            </w:moveTo>
          </w:p>
        </w:tc>
        <w:tc>
          <w:tcPr>
            <w:tcW w:w="1666" w:type="dxa"/>
            <w:tcBorders/>
            <w:shd w:color="auto" w:fill="FFFFFF" w:val="clear"/>
            <w:vAlign w:val="center"/>
          </w:tcPr>
          <w:p>
            <w:pPr>
              <w:pStyle w:val="Normal"/>
              <w:widowControl w:val="false"/>
              <w:pBdr/>
              <w:spacing w:lineRule="exact" w:line="240" w:before="100" w:after="100"/>
              <w:ind w:left="100" w:right="100" w:hanging="0"/>
              <w:jc w:val="right"/>
              <w:rPr/>
            </w:pPr>
            <w:moveTo w:id="292" w:author="Alex Weber" w:date="2025-05-05T11:48:53Z">
              <w:r>
                <w:rPr>
                  <w:rFonts w:eastAsia="DejaVu Sans" w:cs="DejaVu Sans" w:ascii="DejaVu Sans" w:hAnsi="DejaVu Sans"/>
                  <w:b w:val="false"/>
                  <w:i w:val="false"/>
                  <w:color w:val="000000"/>
                  <w:sz w:val="22"/>
                  <w:szCs w:val="22"/>
                  <w:u w:val="none"/>
                </w:rPr>
                <w:t>0.05 [-0.31 to 0.41] / 0.02</w:t>
              </w:r>
            </w:moveTo>
          </w:p>
        </w:tc>
        <w:tc>
          <w:tcPr>
            <w:tcW w:w="1847" w:type="dxa"/>
            <w:tcBorders/>
            <w:shd w:color="auto" w:fill="FFFFFF" w:val="clear"/>
            <w:vAlign w:val="center"/>
          </w:tcPr>
          <w:p>
            <w:pPr>
              <w:pStyle w:val="Normal"/>
              <w:widowControl w:val="false"/>
              <w:pBdr/>
              <w:spacing w:lineRule="exact" w:line="240" w:before="100" w:after="100"/>
              <w:ind w:left="100" w:right="100" w:hanging="0"/>
              <w:jc w:val="right"/>
              <w:rPr/>
            </w:pPr>
            <w:moveTo w:id="294" w:author="Alex Weber" w:date="2025-05-05T11:48:53Z">
              <w:r>
                <w:rPr>
                  <w:rFonts w:eastAsia="DejaVu Sans" w:cs="DejaVu Sans" w:ascii="DejaVu Sans" w:hAnsi="DejaVu Sans"/>
                  <w:b/>
                  <w:i w:val="false"/>
                  <w:color w:val="000000"/>
                  <w:sz w:val="22"/>
                  <w:szCs w:val="22"/>
                  <w:u w:val="none"/>
                </w:rPr>
                <w:t>0.2 [0.05 to 0.36] / 0.34</w:t>
              </w:r>
            </w:moveTo>
          </w:p>
        </w:tc>
        <w:tc>
          <w:tcPr>
            <w:tcW w:w="1957" w:type="dxa"/>
            <w:tcBorders/>
            <w:shd w:color="auto" w:fill="FFFFFF" w:val="clear"/>
            <w:vAlign w:val="center"/>
          </w:tcPr>
          <w:p>
            <w:pPr>
              <w:pStyle w:val="Normal"/>
              <w:widowControl w:val="false"/>
              <w:pBdr/>
              <w:spacing w:lineRule="exact" w:line="240" w:before="100" w:after="100"/>
              <w:ind w:left="100" w:right="100" w:hanging="0"/>
              <w:jc w:val="right"/>
              <w:rPr/>
            </w:pPr>
            <w:moveTo w:id="296" w:author="Alex Weber" w:date="2025-05-05T11:48:53Z">
              <w:r>
                <w:rPr>
                  <w:rFonts w:eastAsia="DejaVu Sans" w:cs="DejaVu Sans" w:ascii="DejaVu Sans" w:hAnsi="DejaVu Sans"/>
                  <w:b w:val="false"/>
                  <w:i w:val="false"/>
                  <w:color w:val="000000"/>
                  <w:sz w:val="22"/>
                  <w:szCs w:val="22"/>
                  <w:u w:val="none"/>
                </w:rPr>
                <w:t>0.13 [-0.14 to 0.4] / 0.08</w:t>
              </w:r>
            </w:moveTo>
          </w:p>
        </w:tc>
        <w:tc>
          <w:tcPr>
            <w:tcW w:w="1850" w:type="dxa"/>
            <w:tcBorders/>
            <w:shd w:color="auto" w:fill="FFFFFF" w:val="clear"/>
            <w:vAlign w:val="center"/>
          </w:tcPr>
          <w:p>
            <w:pPr>
              <w:pStyle w:val="Normal"/>
              <w:widowControl w:val="false"/>
              <w:pBdr/>
              <w:spacing w:lineRule="exact" w:line="240" w:before="100" w:after="100"/>
              <w:ind w:left="100" w:right="100" w:hanging="0"/>
              <w:jc w:val="right"/>
              <w:rPr/>
            </w:pPr>
            <w:moveTo w:id="298" w:author="Alex Weber" w:date="2025-05-05T11:48:53Z">
              <w:r>
                <w:rPr>
                  <w:rFonts w:eastAsia="DejaVu Sans" w:cs="DejaVu Sans" w:ascii="DejaVu Sans" w:hAnsi="DejaVu Sans"/>
                  <w:b/>
                  <w:i w:val="false"/>
                  <w:color w:val="000000"/>
                  <w:sz w:val="22"/>
                  <w:szCs w:val="22"/>
                  <w:u w:val="none"/>
                </w:rPr>
                <w:t>10.27 [2.17 to 18.37] / 0.34</w:t>
              </w:r>
            </w:moveTo>
          </w:p>
        </w:tc>
        <w:tc>
          <w:tcPr>
            <w:tcW w:w="1425" w:type="dxa"/>
            <w:tcBorders/>
            <w:shd w:color="auto" w:fill="FFFFFF" w:val="clear"/>
            <w:vAlign w:val="center"/>
          </w:tcPr>
          <w:p>
            <w:pPr>
              <w:pStyle w:val="Normal"/>
              <w:widowControl w:val="false"/>
              <w:pBdr/>
              <w:spacing w:lineRule="exact" w:line="240" w:before="100" w:after="100"/>
              <w:ind w:left="100" w:right="100" w:hanging="0"/>
              <w:jc w:val="right"/>
              <w:rPr/>
            </w:pPr>
            <w:moveTo w:id="300" w:author="Alex Weber" w:date="2025-05-05T11:48:53Z">
              <w:r>
                <w:rPr>
                  <w:rFonts w:eastAsia="DejaVu Sans" w:cs="DejaVu Sans" w:ascii="DejaVu Sans" w:hAnsi="DejaVu Sans"/>
                  <w:b/>
                  <w:i w:val="false"/>
                  <w:color w:val="000000"/>
                  <w:sz w:val="22"/>
                  <w:szCs w:val="22"/>
                  <w:u w:val="none"/>
                </w:rPr>
                <w:t>-0.15 [-0.29 to -0.02] / 0.28</w:t>
              </w:r>
            </w:moveTo>
          </w:p>
        </w:tc>
      </w:tr>
      <w:tr>
        <w:trPr>
          <w:trHeight w:val="607" w:hRule="atLeast"/>
        </w:trPr>
        <w:tc>
          <w:tcPr>
            <w:tcW w:w="614" w:type="dxa"/>
            <w:tcBorders/>
            <w:shd w:color="auto" w:fill="FFFFFF" w:val="clear"/>
            <w:vAlign w:val="center"/>
          </w:tcPr>
          <w:p>
            <w:pPr>
              <w:pStyle w:val="Normal"/>
              <w:widowControl w:val="false"/>
              <w:pBdr/>
              <w:spacing w:lineRule="exact" w:line="240" w:before="100" w:after="100"/>
              <w:ind w:left="100" w:right="100" w:hanging="0"/>
              <w:jc w:val="left"/>
              <w:rPr/>
            </w:pPr>
            <w:moveTo w:id="302" w:author="Alex Weber" w:date="2025-05-05T11:48:53Z">
              <w:r>
                <w:rPr>
                  <w:rFonts w:eastAsia="DejaVu Sans" w:cs="DejaVu Sans" w:ascii="DejaVu Sans" w:hAnsi="DejaVu Sans"/>
                  <w:b w:val="false"/>
                  <w:i w:val="false"/>
                  <w:color w:val="000000"/>
                  <w:sz w:val="22"/>
                  <w:szCs w:val="22"/>
                  <w:u w:val="none"/>
                </w:rPr>
                <w:t>WM</w:t>
              </w:r>
            </w:moveTo>
          </w:p>
        </w:tc>
        <w:tc>
          <w:tcPr>
            <w:tcW w:w="1666" w:type="dxa"/>
            <w:tcBorders/>
            <w:shd w:color="auto" w:fill="FFFFFF" w:val="clear"/>
            <w:vAlign w:val="center"/>
          </w:tcPr>
          <w:p>
            <w:pPr>
              <w:pStyle w:val="Normal"/>
              <w:widowControl w:val="false"/>
              <w:pBdr/>
              <w:spacing w:lineRule="exact" w:line="240" w:before="100" w:after="100"/>
              <w:ind w:left="100" w:right="100" w:hanging="0"/>
              <w:jc w:val="right"/>
              <w:rPr/>
            </w:pPr>
            <w:moveTo w:id="304" w:author="Alex Weber" w:date="2025-05-05T11:48:53Z">
              <w:r>
                <w:rPr>
                  <w:rFonts w:eastAsia="DejaVu Sans" w:cs="DejaVu Sans" w:ascii="DejaVu Sans" w:hAnsi="DejaVu Sans"/>
                  <w:b w:val="false"/>
                  <w:i w:val="false"/>
                  <w:color w:val="000000"/>
                  <w:sz w:val="22"/>
                  <w:szCs w:val="22"/>
                  <w:u w:val="none"/>
                </w:rPr>
                <w:t>0.08 [-0.17 to 0.32] / 0.13</w:t>
              </w:r>
            </w:moveTo>
          </w:p>
        </w:tc>
        <w:tc>
          <w:tcPr>
            <w:tcW w:w="1847" w:type="dxa"/>
            <w:tcBorders/>
            <w:shd w:color="auto" w:fill="FFFFFF" w:val="clear"/>
            <w:vAlign w:val="center"/>
          </w:tcPr>
          <w:p>
            <w:pPr>
              <w:pStyle w:val="Normal"/>
              <w:widowControl w:val="false"/>
              <w:pBdr/>
              <w:spacing w:lineRule="exact" w:line="240" w:before="100" w:after="100"/>
              <w:ind w:left="100" w:right="100" w:hanging="0"/>
              <w:jc w:val="right"/>
              <w:rPr/>
            </w:pPr>
            <w:moveTo w:id="306" w:author="Alex Weber" w:date="2025-05-05T11:48:53Z">
              <w:r>
                <w:rPr>
                  <w:rFonts w:eastAsia="DejaVu Sans" w:cs="DejaVu Sans" w:ascii="DejaVu Sans" w:hAnsi="DejaVu Sans"/>
                  <w:b/>
                  <w:i w:val="false"/>
                  <w:color w:val="000000"/>
                  <w:sz w:val="22"/>
                  <w:szCs w:val="22"/>
                  <w:u w:val="none"/>
                </w:rPr>
                <w:t>0.15 [0.05 to 0.26] / 0.44</w:t>
              </w:r>
            </w:moveTo>
          </w:p>
        </w:tc>
        <w:tc>
          <w:tcPr>
            <w:tcW w:w="1957" w:type="dxa"/>
            <w:tcBorders/>
            <w:shd w:color="auto" w:fill="FFFFFF" w:val="clear"/>
            <w:vAlign w:val="center"/>
          </w:tcPr>
          <w:p>
            <w:pPr>
              <w:pStyle w:val="Normal"/>
              <w:widowControl w:val="false"/>
              <w:pBdr/>
              <w:spacing w:lineRule="exact" w:line="240" w:before="100" w:after="100"/>
              <w:ind w:left="100" w:right="100" w:hanging="0"/>
              <w:jc w:val="right"/>
              <w:rPr/>
            </w:pPr>
            <w:moveTo w:id="308" w:author="Alex Weber" w:date="2025-05-05T11:48:53Z">
              <w:r>
                <w:rPr>
                  <w:rFonts w:eastAsia="DejaVu Sans" w:cs="DejaVu Sans" w:ascii="DejaVu Sans" w:hAnsi="DejaVu Sans"/>
                  <w:b w:val="false"/>
                  <w:i w:val="false"/>
                  <w:color w:val="000000"/>
                  <w:sz w:val="22"/>
                  <w:szCs w:val="22"/>
                  <w:u w:val="none"/>
                </w:rPr>
                <w:t>0.07 [-0.12 to 0.26] / 0.14</w:t>
              </w:r>
            </w:moveTo>
          </w:p>
        </w:tc>
        <w:tc>
          <w:tcPr>
            <w:tcW w:w="1850" w:type="dxa"/>
            <w:tcBorders/>
            <w:shd w:color="auto" w:fill="FFFFFF" w:val="clear"/>
            <w:vAlign w:val="center"/>
          </w:tcPr>
          <w:p>
            <w:pPr>
              <w:pStyle w:val="Normal"/>
              <w:widowControl w:val="false"/>
              <w:pBdr/>
              <w:spacing w:lineRule="exact" w:line="240" w:before="100" w:after="100"/>
              <w:ind w:left="100" w:right="100" w:hanging="0"/>
              <w:jc w:val="right"/>
              <w:rPr/>
            </w:pPr>
            <w:moveTo w:id="310" w:author="Alex Weber" w:date="2025-05-05T11:48:53Z">
              <w:r>
                <w:rPr>
                  <w:rFonts w:eastAsia="DejaVu Sans" w:cs="DejaVu Sans" w:ascii="DejaVu Sans" w:hAnsi="DejaVu Sans"/>
                  <w:b/>
                  <w:i w:val="false"/>
                  <w:color w:val="000000"/>
                  <w:sz w:val="22"/>
                  <w:szCs w:val="22"/>
                  <w:u w:val="none"/>
                </w:rPr>
                <w:t>6.7 [0.86 to 12.55] / 0.36</w:t>
              </w:r>
            </w:moveTo>
          </w:p>
        </w:tc>
        <w:tc>
          <w:tcPr>
            <w:tcW w:w="1425" w:type="dxa"/>
            <w:tcBorders/>
            <w:shd w:color="auto" w:fill="FFFFFF" w:val="clear"/>
            <w:vAlign w:val="center"/>
          </w:tcPr>
          <w:p>
            <w:pPr>
              <w:pStyle w:val="Normal"/>
              <w:widowControl w:val="false"/>
              <w:pBdr/>
              <w:spacing w:lineRule="exact" w:line="240" w:before="100" w:after="100"/>
              <w:ind w:left="100" w:right="100" w:hanging="0"/>
              <w:jc w:val="right"/>
              <w:rPr/>
            </w:pPr>
            <w:moveTo w:id="312" w:author="Alex Weber" w:date="2025-05-05T11:48:53Z">
              <w:r>
                <w:rPr>
                  <w:rFonts w:eastAsia="DejaVu Sans" w:cs="DejaVu Sans" w:ascii="DejaVu Sans" w:hAnsi="DejaVu Sans"/>
                  <w:b w:val="false"/>
                  <w:i w:val="false"/>
                  <w:color w:val="000000"/>
                  <w:sz w:val="22"/>
                  <w:szCs w:val="22"/>
                  <w:u w:val="none"/>
                </w:rPr>
                <w:t>-0.1 [-0.19 to 0] / 0.3</w:t>
              </w:r>
            </w:moveTo>
          </w:p>
        </w:tc>
      </w:tr>
      <w:tr>
        <w:trPr>
          <w:trHeight w:val="607" w:hRule="atLeast"/>
        </w:trPr>
        <w:tc>
          <w:tcPr>
            <w:tcW w:w="614" w:type="dxa"/>
            <w:tcBorders/>
            <w:shd w:color="auto" w:fill="FFFFFF" w:val="clear"/>
            <w:vAlign w:val="center"/>
          </w:tcPr>
          <w:p>
            <w:pPr>
              <w:pStyle w:val="Normal"/>
              <w:widowControl w:val="false"/>
              <w:pBdr/>
              <w:spacing w:lineRule="exact" w:line="240" w:before="100" w:after="100"/>
              <w:ind w:left="100" w:right="100" w:hanging="0"/>
              <w:jc w:val="left"/>
              <w:rPr/>
            </w:pPr>
            <w:moveTo w:id="314" w:author="Alex Weber" w:date="2025-05-05T11:48:53Z">
              <w:r>
                <w:rPr>
                  <w:rFonts w:eastAsia="DejaVu Sans" w:cs="DejaVu Sans" w:ascii="DejaVu Sans" w:hAnsi="DejaVu Sans"/>
                  <w:b w:val="false"/>
                  <w:i w:val="false"/>
                  <w:color w:val="000000"/>
                  <w:sz w:val="22"/>
                  <w:szCs w:val="22"/>
                  <w:u w:val="none"/>
                </w:rPr>
                <w:t>DGM</w:t>
              </w:r>
            </w:moveTo>
          </w:p>
        </w:tc>
        <w:tc>
          <w:tcPr>
            <w:tcW w:w="1666" w:type="dxa"/>
            <w:tcBorders/>
            <w:shd w:color="auto" w:fill="FFFFFF" w:val="clear"/>
            <w:vAlign w:val="center"/>
          </w:tcPr>
          <w:p>
            <w:pPr>
              <w:pStyle w:val="Normal"/>
              <w:widowControl w:val="false"/>
              <w:pBdr/>
              <w:spacing w:lineRule="exact" w:line="240" w:before="100" w:after="100"/>
              <w:ind w:left="100" w:right="100" w:hanging="0"/>
              <w:jc w:val="right"/>
              <w:rPr/>
            </w:pPr>
            <w:moveTo w:id="316" w:author="Alex Weber" w:date="2025-05-05T11:48:53Z">
              <w:r>
                <w:rPr>
                  <w:rFonts w:eastAsia="DejaVu Sans" w:cs="DejaVu Sans" w:ascii="DejaVu Sans" w:hAnsi="DejaVu Sans"/>
                  <w:b w:val="false"/>
                  <w:i w:val="false"/>
                  <w:color w:val="000000"/>
                  <w:sz w:val="22"/>
                  <w:szCs w:val="22"/>
                  <w:u w:val="none"/>
                </w:rPr>
                <w:t>-0.05 [-0.59 to 0.5] / 0.06</w:t>
              </w:r>
            </w:moveTo>
          </w:p>
        </w:tc>
        <w:tc>
          <w:tcPr>
            <w:tcW w:w="1847" w:type="dxa"/>
            <w:tcBorders/>
            <w:shd w:color="auto" w:fill="FFFFFF" w:val="clear"/>
            <w:vAlign w:val="center"/>
          </w:tcPr>
          <w:p>
            <w:pPr>
              <w:pStyle w:val="Normal"/>
              <w:widowControl w:val="false"/>
              <w:pBdr/>
              <w:spacing w:lineRule="exact" w:line="240" w:before="100" w:after="100"/>
              <w:ind w:left="100" w:right="100" w:hanging="0"/>
              <w:jc w:val="right"/>
              <w:rPr/>
            </w:pPr>
            <w:moveTo w:id="318" w:author="Alex Weber" w:date="2025-05-05T11:48:53Z">
              <w:r>
                <w:rPr>
                  <w:rFonts w:eastAsia="DejaVu Sans" w:cs="DejaVu Sans" w:ascii="DejaVu Sans" w:hAnsi="DejaVu Sans"/>
                  <w:b/>
                  <w:i w:val="false"/>
                  <w:color w:val="000000"/>
                  <w:sz w:val="22"/>
                  <w:szCs w:val="22"/>
                  <w:u w:val="none"/>
                </w:rPr>
                <w:t>0.28 [0.02 to 0.53] / 0.3</w:t>
              </w:r>
            </w:moveTo>
          </w:p>
        </w:tc>
        <w:tc>
          <w:tcPr>
            <w:tcW w:w="1957" w:type="dxa"/>
            <w:tcBorders/>
            <w:shd w:color="auto" w:fill="FFFFFF" w:val="clear"/>
            <w:vAlign w:val="center"/>
          </w:tcPr>
          <w:p>
            <w:pPr>
              <w:pStyle w:val="Normal"/>
              <w:widowControl w:val="false"/>
              <w:pBdr/>
              <w:spacing w:lineRule="exact" w:line="240" w:before="100" w:after="100"/>
              <w:ind w:left="100" w:right="100" w:hanging="0"/>
              <w:jc w:val="right"/>
              <w:rPr/>
            </w:pPr>
            <w:moveTo w:id="320" w:author="Alex Weber" w:date="2025-05-05T11:48:53Z">
              <w:r>
                <w:rPr>
                  <w:rFonts w:eastAsia="DejaVu Sans" w:cs="DejaVu Sans" w:ascii="DejaVu Sans" w:hAnsi="DejaVu Sans"/>
                  <w:b w:val="false"/>
                  <w:i w:val="false"/>
                  <w:color w:val="000000"/>
                  <w:sz w:val="22"/>
                  <w:szCs w:val="22"/>
                  <w:u w:val="none"/>
                </w:rPr>
                <w:t>0.16 [-0.26 to 0.57] / 0.1</w:t>
              </w:r>
            </w:moveTo>
          </w:p>
        </w:tc>
        <w:tc>
          <w:tcPr>
            <w:tcW w:w="1850" w:type="dxa"/>
            <w:tcBorders/>
            <w:shd w:color="auto" w:fill="FFFFFF" w:val="clear"/>
            <w:vAlign w:val="center"/>
          </w:tcPr>
          <w:p>
            <w:pPr>
              <w:pStyle w:val="Normal"/>
              <w:widowControl w:val="false"/>
              <w:pBdr/>
              <w:spacing w:lineRule="exact" w:line="240" w:before="100" w:after="100"/>
              <w:ind w:left="100" w:right="100" w:hanging="0"/>
              <w:jc w:val="right"/>
              <w:rPr/>
            </w:pPr>
            <w:moveTo w:id="322" w:author="Alex Weber" w:date="2025-05-05T11:48:53Z">
              <w:r>
                <w:rPr>
                  <w:rFonts w:eastAsia="DejaVu Sans" w:cs="DejaVu Sans" w:ascii="DejaVu Sans" w:hAnsi="DejaVu Sans"/>
                  <w:b/>
                  <w:i w:val="false"/>
                  <w:color w:val="000000"/>
                  <w:sz w:val="22"/>
                  <w:szCs w:val="22"/>
                  <w:u w:val="none"/>
                </w:rPr>
                <w:t>15.82 [3.51 to 28.13] / 0.37</w:t>
              </w:r>
            </w:moveTo>
          </w:p>
        </w:tc>
        <w:tc>
          <w:tcPr>
            <w:tcW w:w="1425" w:type="dxa"/>
            <w:tcBorders/>
            <w:shd w:color="auto" w:fill="FFFFFF" w:val="clear"/>
            <w:vAlign w:val="center"/>
          </w:tcPr>
          <w:p>
            <w:pPr>
              <w:pStyle w:val="Normal"/>
              <w:widowControl w:val="false"/>
              <w:pBdr/>
              <w:spacing w:lineRule="exact" w:line="240" w:before="100" w:after="100"/>
              <w:ind w:left="100" w:right="100" w:hanging="0"/>
              <w:jc w:val="right"/>
              <w:rPr/>
            </w:pPr>
            <w:moveTo w:id="324" w:author="Alex Weber" w:date="2025-05-05T11:48:53Z">
              <w:r>
                <w:rPr>
                  <w:rFonts w:eastAsia="DejaVu Sans" w:cs="DejaVu Sans" w:ascii="DejaVu Sans" w:hAnsi="DejaVu Sans"/>
                  <w:b/>
                  <w:i w:val="false"/>
                  <w:color w:val="000000"/>
                  <w:sz w:val="22"/>
                  <w:szCs w:val="22"/>
                  <w:u w:val="none"/>
                </w:rPr>
                <w:t>-0.23 [-0.44 to -0.03] / 0.32</w:t>
              </w:r>
            </w:moveTo>
          </w:p>
        </w:tc>
      </w:tr>
      <w:tr>
        <w:trPr>
          <w:trHeight w:val="607" w:hRule="atLeast"/>
        </w:trPr>
        <w:tc>
          <w:tcPr>
            <w:tcW w:w="614" w:type="dxa"/>
            <w:tcBorders/>
            <w:shd w:color="auto" w:fill="FFFFFF" w:val="clear"/>
            <w:vAlign w:val="center"/>
          </w:tcPr>
          <w:p>
            <w:pPr>
              <w:pStyle w:val="Normal"/>
              <w:widowControl w:val="false"/>
              <w:pBdr/>
              <w:spacing w:lineRule="exact" w:line="240" w:before="100" w:after="100"/>
              <w:ind w:left="100" w:right="100" w:hanging="0"/>
              <w:jc w:val="left"/>
              <w:rPr/>
            </w:pPr>
            <w:moveTo w:id="326" w:author="Alex Weber" w:date="2025-05-05T11:48:53Z">
              <w:r>
                <w:rPr>
                  <w:rFonts w:eastAsia="DejaVu Sans" w:cs="DejaVu Sans" w:ascii="DejaVu Sans" w:hAnsi="DejaVu Sans"/>
                  <w:b w:val="false"/>
                  <w:i w:val="false"/>
                  <w:color w:val="000000"/>
                  <w:sz w:val="22"/>
                  <w:szCs w:val="22"/>
                  <w:u w:val="none"/>
                </w:rPr>
                <w:t>Cereb</w:t>
              </w:r>
            </w:moveTo>
          </w:p>
        </w:tc>
        <w:tc>
          <w:tcPr>
            <w:tcW w:w="1666" w:type="dxa"/>
            <w:tcBorders/>
            <w:shd w:color="auto" w:fill="FFFFFF" w:val="clear"/>
            <w:vAlign w:val="center"/>
          </w:tcPr>
          <w:p>
            <w:pPr>
              <w:pStyle w:val="Normal"/>
              <w:widowControl w:val="false"/>
              <w:pBdr/>
              <w:spacing w:lineRule="exact" w:line="240" w:before="100" w:after="100"/>
              <w:ind w:left="100" w:right="100" w:hanging="0"/>
              <w:jc w:val="right"/>
              <w:rPr/>
            </w:pPr>
            <w:moveTo w:id="328" w:author="Alex Weber" w:date="2025-05-05T11:48:53Z">
              <w:r>
                <w:rPr>
                  <w:rFonts w:eastAsia="DejaVu Sans" w:cs="DejaVu Sans" w:ascii="DejaVu Sans" w:hAnsi="DejaVu Sans"/>
                  <w:b w:val="false"/>
                  <w:i w:val="false"/>
                  <w:color w:val="000000"/>
                  <w:sz w:val="22"/>
                  <w:szCs w:val="22"/>
                  <w:u w:val="none"/>
                </w:rPr>
                <w:t>0.18 [-0.5 to 0.87] / 0.07</w:t>
              </w:r>
            </w:moveTo>
          </w:p>
        </w:tc>
        <w:tc>
          <w:tcPr>
            <w:tcW w:w="1847" w:type="dxa"/>
            <w:tcBorders/>
            <w:shd w:color="auto" w:fill="FFFFFF" w:val="clear"/>
            <w:vAlign w:val="center"/>
          </w:tcPr>
          <w:p>
            <w:pPr>
              <w:pStyle w:val="Normal"/>
              <w:widowControl w:val="false"/>
              <w:pBdr/>
              <w:spacing w:lineRule="exact" w:line="240" w:before="100" w:after="100"/>
              <w:ind w:left="100" w:right="100" w:hanging="0"/>
              <w:jc w:val="right"/>
              <w:rPr/>
            </w:pPr>
            <w:moveTo w:id="330" w:author="Alex Weber" w:date="2025-05-05T11:48:53Z">
              <w:r>
                <w:rPr>
                  <w:rFonts w:eastAsia="DejaVu Sans" w:cs="DejaVu Sans" w:ascii="DejaVu Sans" w:hAnsi="DejaVu Sans"/>
                  <w:b/>
                  <w:i w:val="false"/>
                  <w:color w:val="000000"/>
                  <w:sz w:val="22"/>
                  <w:szCs w:val="22"/>
                  <w:u w:val="none"/>
                </w:rPr>
                <w:t>0.43 [0.14 to 0.72] / 0.44</w:t>
              </w:r>
            </w:moveTo>
          </w:p>
        </w:tc>
        <w:tc>
          <w:tcPr>
            <w:tcW w:w="1957" w:type="dxa"/>
            <w:tcBorders/>
            <w:shd w:color="auto" w:fill="FFFFFF" w:val="clear"/>
            <w:vAlign w:val="center"/>
          </w:tcPr>
          <w:p>
            <w:pPr>
              <w:pStyle w:val="Normal"/>
              <w:widowControl w:val="false"/>
              <w:pBdr/>
              <w:spacing w:lineRule="exact" w:line="240" w:before="100" w:after="100"/>
              <w:ind w:left="100" w:right="100" w:hanging="0"/>
              <w:jc w:val="right"/>
              <w:rPr/>
            </w:pPr>
            <w:moveTo w:id="332" w:author="Alex Weber" w:date="2025-05-05T11:48:53Z">
              <w:r>
                <w:rPr>
                  <w:rFonts w:eastAsia="DejaVu Sans" w:cs="DejaVu Sans" w:ascii="DejaVu Sans" w:hAnsi="DejaVu Sans"/>
                  <w:b w:val="false"/>
                  <w:i w:val="false"/>
                  <w:color w:val="000000"/>
                  <w:sz w:val="22"/>
                  <w:szCs w:val="22"/>
                  <w:u w:val="none"/>
                </w:rPr>
                <w:t>0.21 [-0.31 to 0.73] / 0.09</w:t>
              </w:r>
            </w:moveTo>
          </w:p>
        </w:tc>
        <w:tc>
          <w:tcPr>
            <w:tcW w:w="1850" w:type="dxa"/>
            <w:tcBorders/>
            <w:shd w:color="auto" w:fill="FFFFFF" w:val="clear"/>
            <w:vAlign w:val="center"/>
          </w:tcPr>
          <w:p>
            <w:pPr>
              <w:pStyle w:val="Normal"/>
              <w:widowControl w:val="false"/>
              <w:pBdr/>
              <w:spacing w:lineRule="exact" w:line="240" w:before="100" w:after="100"/>
              <w:ind w:left="100" w:right="100" w:hanging="0"/>
              <w:jc w:val="right"/>
              <w:rPr/>
            </w:pPr>
            <w:moveTo w:id="334" w:author="Alex Weber" w:date="2025-05-05T11:48:53Z">
              <w:r>
                <w:rPr>
                  <w:rFonts w:eastAsia="DejaVu Sans" w:cs="DejaVu Sans" w:ascii="DejaVu Sans" w:hAnsi="DejaVu Sans"/>
                  <w:b/>
                  <w:i w:val="false"/>
                  <w:color w:val="000000"/>
                  <w:sz w:val="22"/>
                  <w:szCs w:val="22"/>
                  <w:u w:val="none"/>
                </w:rPr>
                <w:t>18.81 [2.98 to 34.64] / 0.33</w:t>
              </w:r>
            </w:moveTo>
          </w:p>
        </w:tc>
        <w:tc>
          <w:tcPr>
            <w:tcW w:w="1425" w:type="dxa"/>
            <w:tcBorders/>
            <w:shd w:color="auto" w:fill="FFFFFF" w:val="clear"/>
            <w:vAlign w:val="center"/>
          </w:tcPr>
          <w:p>
            <w:pPr>
              <w:pStyle w:val="Normal"/>
              <w:widowControl w:val="false"/>
              <w:pBdr/>
              <w:spacing w:lineRule="exact" w:line="240" w:before="100" w:after="100"/>
              <w:ind w:left="100" w:right="100" w:hanging="0"/>
              <w:jc w:val="right"/>
              <w:rPr/>
            </w:pPr>
            <w:moveTo w:id="336" w:author="Alex Weber" w:date="2025-05-05T11:48:53Z">
              <w:r>
                <w:rPr>
                  <w:rFonts w:eastAsia="DejaVu Sans" w:cs="DejaVu Sans" w:ascii="DejaVu Sans" w:hAnsi="DejaVu Sans"/>
                  <w:b w:val="false"/>
                  <w:i w:val="false"/>
                  <w:color w:val="000000"/>
                  <w:sz w:val="22"/>
                  <w:szCs w:val="22"/>
                  <w:u w:val="none"/>
                </w:rPr>
                <w:t>-0.26 [-0.53 to 0.01] / 0.26</w:t>
              </w:r>
            </w:moveTo>
          </w:p>
        </w:tc>
      </w:tr>
      <w:tr>
        <w:trPr>
          <w:trHeight w:val="607" w:hRule="atLeast"/>
        </w:trPr>
        <w:tc>
          <w:tcPr>
            <w:tcW w:w="614" w:type="dxa"/>
            <w:tcBorders/>
            <w:shd w:color="auto" w:fill="FFFFFF" w:val="clear"/>
            <w:vAlign w:val="center"/>
          </w:tcPr>
          <w:p>
            <w:pPr>
              <w:pStyle w:val="Normal"/>
              <w:widowControl w:val="false"/>
              <w:pBdr/>
              <w:spacing w:lineRule="exact" w:line="240" w:before="100" w:after="100"/>
              <w:ind w:left="100" w:right="100" w:hanging="0"/>
              <w:jc w:val="left"/>
              <w:rPr/>
            </w:pPr>
            <w:moveTo w:id="338" w:author="Alex Weber" w:date="2025-05-05T11:48:53Z">
              <w:r>
                <w:rPr>
                  <w:rFonts w:eastAsia="DejaVu Sans" w:cs="DejaVu Sans" w:ascii="DejaVu Sans" w:hAnsi="DejaVu Sans"/>
                  <w:b w:val="false"/>
                  <w:i w:val="false"/>
                  <w:color w:val="000000"/>
                  <w:sz w:val="22"/>
                  <w:szCs w:val="22"/>
                  <w:u w:val="none"/>
                </w:rPr>
                <w:t>BS</w:t>
              </w:r>
            </w:moveTo>
          </w:p>
        </w:tc>
        <w:tc>
          <w:tcPr>
            <w:tcW w:w="1666" w:type="dxa"/>
            <w:tcBorders/>
            <w:shd w:color="auto" w:fill="FFFFFF" w:val="clear"/>
            <w:vAlign w:val="center"/>
          </w:tcPr>
          <w:p>
            <w:pPr>
              <w:pStyle w:val="Normal"/>
              <w:widowControl w:val="false"/>
              <w:pBdr/>
              <w:spacing w:lineRule="exact" w:line="240" w:before="100" w:after="100"/>
              <w:ind w:left="100" w:right="100" w:hanging="0"/>
              <w:jc w:val="right"/>
              <w:rPr/>
            </w:pPr>
            <w:moveTo w:id="340" w:author="Alex Weber" w:date="2025-05-05T11:48:53Z">
              <w:r>
                <w:rPr>
                  <w:rFonts w:eastAsia="DejaVu Sans" w:cs="DejaVu Sans" w:ascii="DejaVu Sans" w:hAnsi="DejaVu Sans"/>
                  <w:b w:val="false"/>
                  <w:i w:val="false"/>
                  <w:color w:val="000000"/>
                  <w:sz w:val="22"/>
                  <w:szCs w:val="22"/>
                  <w:u w:val="none"/>
                </w:rPr>
                <w:t>0.17 [-0.75 to 1.09] / 0.05</w:t>
              </w:r>
            </w:moveTo>
          </w:p>
        </w:tc>
        <w:tc>
          <w:tcPr>
            <w:tcW w:w="1847" w:type="dxa"/>
            <w:tcBorders/>
            <w:shd w:color="auto" w:fill="FFFFFF" w:val="clear"/>
            <w:vAlign w:val="center"/>
          </w:tcPr>
          <w:p>
            <w:pPr>
              <w:pStyle w:val="Normal"/>
              <w:widowControl w:val="false"/>
              <w:pBdr/>
              <w:spacing w:lineRule="exact" w:line="240" w:before="100" w:after="100"/>
              <w:ind w:left="100" w:right="100" w:hanging="0"/>
              <w:jc w:val="right"/>
              <w:rPr/>
            </w:pPr>
            <w:moveTo w:id="342" w:author="Alex Weber" w:date="2025-05-05T11:48:53Z">
              <w:r>
                <w:rPr>
                  <w:rFonts w:eastAsia="DejaVu Sans" w:cs="DejaVu Sans" w:ascii="DejaVu Sans" w:hAnsi="DejaVu Sans"/>
                  <w:b/>
                  <w:i w:val="false"/>
                  <w:color w:val="000000"/>
                  <w:sz w:val="22"/>
                  <w:szCs w:val="22"/>
                  <w:u w:val="none"/>
                </w:rPr>
                <w:t>0.59 [0.2 to 0.97] / 0.44</w:t>
              </w:r>
            </w:moveTo>
          </w:p>
        </w:tc>
        <w:tc>
          <w:tcPr>
            <w:tcW w:w="1957" w:type="dxa"/>
            <w:tcBorders/>
            <w:shd w:color="auto" w:fill="FFFFFF" w:val="clear"/>
            <w:vAlign w:val="center"/>
          </w:tcPr>
          <w:p>
            <w:pPr>
              <w:pStyle w:val="Normal"/>
              <w:widowControl w:val="false"/>
              <w:pBdr/>
              <w:spacing w:lineRule="exact" w:line="240" w:before="100" w:after="100"/>
              <w:ind w:left="100" w:right="100" w:hanging="0"/>
              <w:jc w:val="right"/>
              <w:rPr/>
            </w:pPr>
            <w:moveTo w:id="344" w:author="Alex Weber" w:date="2025-05-05T11:48:53Z">
              <w:r>
                <w:rPr>
                  <w:rFonts w:eastAsia="DejaVu Sans" w:cs="DejaVu Sans" w:ascii="DejaVu Sans" w:hAnsi="DejaVu Sans"/>
                  <w:b w:val="false"/>
                  <w:i w:val="false"/>
                  <w:color w:val="000000"/>
                  <w:sz w:val="22"/>
                  <w:szCs w:val="22"/>
                  <w:u w:val="none"/>
                </w:rPr>
                <w:t>0.21 [-0.49 to 0.92] / 0.06</w:t>
              </w:r>
            </w:moveTo>
          </w:p>
        </w:tc>
        <w:tc>
          <w:tcPr>
            <w:tcW w:w="1850" w:type="dxa"/>
            <w:tcBorders/>
            <w:shd w:color="auto" w:fill="FFFFFF" w:val="clear"/>
            <w:vAlign w:val="center"/>
          </w:tcPr>
          <w:p>
            <w:pPr>
              <w:pStyle w:val="Normal"/>
              <w:widowControl w:val="false"/>
              <w:pBdr/>
              <w:spacing w:lineRule="exact" w:line="240" w:before="100" w:after="100"/>
              <w:ind w:left="100" w:right="100" w:hanging="0"/>
              <w:jc w:val="right"/>
              <w:rPr/>
            </w:pPr>
            <w:moveTo w:id="346" w:author="Alex Weber" w:date="2025-05-05T11:48:53Z">
              <w:r>
                <w:rPr>
                  <w:rFonts w:eastAsia="DejaVu Sans" w:cs="DejaVu Sans" w:ascii="DejaVu Sans" w:hAnsi="DejaVu Sans"/>
                  <w:b/>
                  <w:i w:val="false"/>
                  <w:color w:val="000000"/>
                  <w:sz w:val="22"/>
                  <w:szCs w:val="22"/>
                  <w:u w:val="none"/>
                </w:rPr>
                <w:t>25.22 [3.9 to 46.53] / 0.32</w:t>
              </w:r>
            </w:moveTo>
          </w:p>
        </w:tc>
        <w:tc>
          <w:tcPr>
            <w:tcW w:w="1425" w:type="dxa"/>
            <w:tcBorders/>
            <w:shd w:color="auto" w:fill="FFFFFF" w:val="clear"/>
            <w:vAlign w:val="center"/>
          </w:tcPr>
          <w:p>
            <w:pPr>
              <w:pStyle w:val="Normal"/>
              <w:widowControl w:val="false"/>
              <w:pBdr/>
              <w:spacing w:lineRule="exact" w:line="240" w:before="100" w:after="100"/>
              <w:ind w:left="100" w:right="100" w:hanging="0"/>
              <w:jc w:val="right"/>
              <w:rPr/>
            </w:pPr>
            <w:moveTo w:id="348" w:author="Alex Weber" w:date="2025-05-05T11:48:53Z">
              <w:r>
                <w:rPr>
                  <w:rFonts w:eastAsia="DejaVu Sans" w:cs="DejaVu Sans" w:ascii="DejaVu Sans" w:hAnsi="DejaVu Sans"/>
                  <w:b w:val="false"/>
                  <w:i w:val="false"/>
                  <w:color w:val="000000"/>
                  <w:sz w:val="22"/>
                  <w:szCs w:val="22"/>
                  <w:u w:val="none"/>
                </w:rPr>
                <w:t>-0.36 [-0.72 to 0] / 0.26</w:t>
              </w:r>
            </w:moveTo>
          </w:p>
        </w:tc>
      </w:tr>
      <w:tr>
        <w:trPr>
          <w:trHeight w:val="607" w:hRule="atLeast"/>
        </w:trPr>
        <w:tc>
          <w:tcPr>
            <w:tcW w:w="614" w:type="dxa"/>
            <w:tcBorders/>
            <w:shd w:color="auto" w:fill="FFFFFF" w:val="clear"/>
            <w:vAlign w:val="center"/>
          </w:tcPr>
          <w:p>
            <w:pPr>
              <w:pStyle w:val="Normal"/>
              <w:widowControl w:val="false"/>
              <w:pBdr/>
              <w:spacing w:lineRule="exact" w:line="240" w:before="100" w:after="100"/>
              <w:ind w:left="100" w:right="100" w:hanging="0"/>
              <w:jc w:val="left"/>
              <w:rPr/>
            </w:pPr>
            <w:moveTo w:id="350" w:author="Alex Weber" w:date="2025-05-05T11:48:53Z">
              <w:r>
                <w:rPr>
                  <w:rFonts w:eastAsia="DejaVu Sans" w:cs="DejaVu Sans" w:ascii="DejaVu Sans" w:hAnsi="DejaVu Sans"/>
                  <w:b w:val="false"/>
                  <w:i w:val="false"/>
                  <w:color w:val="000000"/>
                  <w:sz w:val="22"/>
                  <w:szCs w:val="22"/>
                  <w:u w:val="none"/>
                </w:rPr>
                <w:t>H&amp;A</w:t>
              </w:r>
            </w:moveTo>
          </w:p>
        </w:tc>
        <w:tc>
          <w:tcPr>
            <w:tcW w:w="1666" w:type="dxa"/>
            <w:tcBorders/>
            <w:shd w:color="auto" w:fill="FFFFFF" w:val="clear"/>
            <w:vAlign w:val="center"/>
          </w:tcPr>
          <w:p>
            <w:pPr>
              <w:pStyle w:val="Normal"/>
              <w:widowControl w:val="false"/>
              <w:pBdr/>
              <w:spacing w:lineRule="exact" w:line="240" w:before="100" w:after="100"/>
              <w:ind w:left="100" w:right="100" w:hanging="0"/>
              <w:jc w:val="right"/>
              <w:rPr/>
            </w:pPr>
            <w:moveTo w:id="352" w:author="Alex Weber" w:date="2025-05-05T11:48:53Z">
              <w:r>
                <w:rPr>
                  <w:rFonts w:eastAsia="DejaVu Sans" w:cs="DejaVu Sans" w:ascii="DejaVu Sans" w:hAnsi="DejaVu Sans"/>
                  <w:b w:val="false"/>
                  <w:i w:val="false"/>
                  <w:color w:val="000000"/>
                  <w:sz w:val="22"/>
                  <w:szCs w:val="22"/>
                  <w:u w:val="none"/>
                </w:rPr>
                <w:t>0.05 [-0.53 to 0.63] / 0.02</w:t>
              </w:r>
            </w:moveTo>
          </w:p>
        </w:tc>
        <w:tc>
          <w:tcPr>
            <w:tcW w:w="1847" w:type="dxa"/>
            <w:tcBorders/>
            <w:shd w:color="auto" w:fill="FFFFFF" w:val="clear"/>
            <w:vAlign w:val="center"/>
          </w:tcPr>
          <w:p>
            <w:pPr>
              <w:pStyle w:val="Normal"/>
              <w:widowControl w:val="false"/>
              <w:pBdr/>
              <w:spacing w:lineRule="exact" w:line="240" w:before="100" w:after="100"/>
              <w:ind w:left="100" w:right="100" w:hanging="0"/>
              <w:jc w:val="right"/>
              <w:rPr/>
            </w:pPr>
            <w:moveTo w:id="354" w:author="Alex Weber" w:date="2025-05-05T11:48:53Z">
              <w:r>
                <w:rPr>
                  <w:rFonts w:eastAsia="DejaVu Sans" w:cs="DejaVu Sans" w:ascii="DejaVu Sans" w:hAnsi="DejaVu Sans"/>
                  <w:b/>
                  <w:i w:val="false"/>
                  <w:color w:val="000000"/>
                  <w:sz w:val="22"/>
                  <w:szCs w:val="22"/>
                  <w:u w:val="none"/>
                </w:rPr>
                <w:t>0.33 [0.08 to 0.59] / 0.35</w:t>
              </w:r>
            </w:moveTo>
          </w:p>
        </w:tc>
        <w:tc>
          <w:tcPr>
            <w:tcW w:w="1957" w:type="dxa"/>
            <w:tcBorders/>
            <w:shd w:color="auto" w:fill="FFFFFF" w:val="clear"/>
            <w:vAlign w:val="center"/>
          </w:tcPr>
          <w:p>
            <w:pPr>
              <w:pStyle w:val="Normal"/>
              <w:widowControl w:val="false"/>
              <w:pBdr/>
              <w:spacing w:lineRule="exact" w:line="240" w:before="100" w:after="100"/>
              <w:ind w:left="100" w:right="100" w:hanging="0"/>
              <w:jc w:val="right"/>
              <w:rPr/>
            </w:pPr>
            <w:moveTo w:id="356" w:author="Alex Weber" w:date="2025-05-05T11:48:53Z">
              <w:r>
                <w:rPr>
                  <w:rFonts w:eastAsia="DejaVu Sans" w:cs="DejaVu Sans" w:ascii="DejaVu Sans" w:hAnsi="DejaVu Sans"/>
                  <w:b w:val="false"/>
                  <w:i w:val="false"/>
                  <w:color w:val="000000"/>
                  <w:sz w:val="22"/>
                  <w:szCs w:val="22"/>
                  <w:u w:val="none"/>
                </w:rPr>
                <w:t>0.13 [-0.31 to 0.57] / 0.04</w:t>
              </w:r>
            </w:moveTo>
          </w:p>
        </w:tc>
        <w:tc>
          <w:tcPr>
            <w:tcW w:w="1850" w:type="dxa"/>
            <w:tcBorders/>
            <w:shd w:color="auto" w:fill="FFFFFF" w:val="clear"/>
            <w:vAlign w:val="center"/>
          </w:tcPr>
          <w:p>
            <w:pPr>
              <w:pStyle w:val="Normal"/>
              <w:widowControl w:val="false"/>
              <w:pBdr/>
              <w:spacing w:lineRule="exact" w:line="240" w:before="100" w:after="100"/>
              <w:ind w:left="100" w:right="100" w:hanging="0"/>
              <w:jc w:val="right"/>
              <w:rPr/>
            </w:pPr>
            <w:moveTo w:id="358" w:author="Alex Weber" w:date="2025-05-05T11:48:53Z">
              <w:r>
                <w:rPr>
                  <w:rFonts w:eastAsia="DejaVu Sans" w:cs="DejaVu Sans" w:ascii="DejaVu Sans" w:hAnsi="DejaVu Sans"/>
                  <w:b/>
                  <w:i w:val="false"/>
                  <w:color w:val="000000"/>
                  <w:sz w:val="22"/>
                  <w:szCs w:val="22"/>
                  <w:u w:val="none"/>
                </w:rPr>
                <w:t>16.73 [3.73 to 29.73] / 0.34</w:t>
              </w:r>
            </w:moveTo>
          </w:p>
        </w:tc>
        <w:tc>
          <w:tcPr>
            <w:tcW w:w="1425" w:type="dxa"/>
            <w:tcBorders/>
            <w:shd w:color="auto" w:fill="FFFFFF" w:val="clear"/>
            <w:vAlign w:val="center"/>
          </w:tcPr>
          <w:p>
            <w:pPr>
              <w:pStyle w:val="Normal"/>
              <w:widowControl w:val="false"/>
              <w:pBdr/>
              <w:spacing w:lineRule="exact" w:line="240" w:before="100" w:after="100"/>
              <w:ind w:left="100" w:right="100" w:hanging="0"/>
              <w:jc w:val="right"/>
              <w:rPr/>
            </w:pPr>
            <w:moveTo w:id="360" w:author="Alex Weber" w:date="2025-05-05T11:48:53Z">
              <w:r>
                <w:rPr>
                  <w:rFonts w:eastAsia="DejaVu Sans" w:cs="DejaVu Sans" w:ascii="DejaVu Sans" w:hAnsi="DejaVu Sans"/>
                  <w:b/>
                  <w:i w:val="false"/>
                  <w:color w:val="000000"/>
                  <w:sz w:val="22"/>
                  <w:szCs w:val="22"/>
                  <w:u w:val="none"/>
                </w:rPr>
                <w:t>-0.25 [-0.47 to -0.03] / 0.29</w:t>
              </w:r>
            </w:moveTo>
          </w:p>
        </w:tc>
      </w:tr>
      <w:tr>
        <w:trPr>
          <w:trHeight w:val="577" w:hRule="atLeast"/>
        </w:trPr>
        <w:tc>
          <w:tcPr>
            <w:tcW w:w="9359" w:type="dxa"/>
            <w:gridSpan w:val="6"/>
            <w:tcBorders/>
            <w:shd w:color="auto" w:fill="FFFFFF" w:val="clear"/>
            <w:vAlign w:val="center"/>
          </w:tcPr>
          <w:p>
            <w:pPr>
              <w:pStyle w:val="Normal"/>
              <w:widowControl w:val="false"/>
              <w:pBdr/>
              <w:spacing w:lineRule="exact" w:line="240" w:before="100" w:after="100"/>
              <w:ind w:left="100" w:right="100" w:hanging="0"/>
              <w:jc w:val="center"/>
              <w:rPr/>
            </w:pPr>
            <w:moveTo w:id="362" w:author="Alex Weber" w:date="2025-05-05T11:48:53Z">
              <w:r>
                <w:rPr>
                  <w:rFonts w:eastAsia="DejaVu Sans" w:cs="DejaVu Sans" w:ascii="DejaVu Sans" w:hAnsi="DejaVu Sans"/>
                  <w:b/>
                  <w:i w:val="false"/>
                  <w:color w:val="000000"/>
                  <w:sz w:val="22"/>
                  <w:szCs w:val="22"/>
                  <w:u w:val="none"/>
                </w:rPr>
                <w:t>CMRO</w:t>
              </w:r>
            </w:moveTo>
            <w:moveTo w:id="363" w:author="Alex Weber" w:date="2025-05-05T11:48:53Z">
              <w:r>
                <w:rPr>
                  <w:rFonts w:eastAsia="DejaVu Sans" w:cs="DejaVu Sans" w:ascii="DejaVu Sans" w:hAnsi="DejaVu Sans"/>
                  <w:b/>
                  <w:i w:val="false"/>
                  <w:color w:val="000000"/>
                  <w:sz w:val="22"/>
                  <w:szCs w:val="22"/>
                  <w:u w:val="none"/>
                  <w:vertAlign w:val="subscript"/>
                </w:rPr>
                <w:t>2</w:t>
              </w:r>
            </w:moveTo>
          </w:p>
        </w:tc>
      </w:tr>
      <w:tr>
        <w:trPr>
          <w:trHeight w:val="607" w:hRule="atLeast"/>
        </w:trPr>
        <w:tc>
          <w:tcPr>
            <w:tcW w:w="614" w:type="dxa"/>
            <w:tcBorders/>
            <w:shd w:color="auto" w:fill="FFFFFF" w:val="clear"/>
            <w:vAlign w:val="center"/>
          </w:tcPr>
          <w:p>
            <w:pPr>
              <w:pStyle w:val="Normal"/>
              <w:widowControl w:val="false"/>
              <w:pBdr/>
              <w:spacing w:lineRule="exact" w:line="240" w:before="100" w:after="100"/>
              <w:ind w:left="100" w:right="100" w:hanging="0"/>
              <w:jc w:val="left"/>
              <w:rPr/>
            </w:pPr>
            <w:moveTo w:id="365" w:author="Alex Weber" w:date="2025-05-05T11:48:53Z">
              <w:r>
                <w:rPr>
                  <w:rFonts w:eastAsia="DejaVu Sans" w:cs="DejaVu Sans" w:ascii="DejaVu Sans" w:hAnsi="DejaVu Sans"/>
                  <w:b w:val="false"/>
                  <w:i w:val="false"/>
                  <w:color w:val="000000"/>
                  <w:sz w:val="22"/>
                  <w:szCs w:val="22"/>
                  <w:u w:val="none"/>
                </w:rPr>
                <w:t>CGM</w:t>
              </w:r>
            </w:moveTo>
          </w:p>
        </w:tc>
        <w:tc>
          <w:tcPr>
            <w:tcW w:w="1666" w:type="dxa"/>
            <w:tcBorders/>
            <w:shd w:color="auto" w:fill="FFFFFF" w:val="clear"/>
            <w:vAlign w:val="center"/>
          </w:tcPr>
          <w:p>
            <w:pPr>
              <w:pStyle w:val="Normal"/>
              <w:widowControl w:val="false"/>
              <w:pBdr/>
              <w:spacing w:lineRule="exact" w:line="240" w:before="100" w:after="100"/>
              <w:ind w:left="100" w:right="100" w:hanging="0"/>
              <w:jc w:val="right"/>
              <w:rPr/>
            </w:pPr>
            <w:moveTo w:id="367" w:author="Alex Weber" w:date="2025-05-05T11:48:53Z">
              <w:r>
                <w:rPr>
                  <w:rFonts w:eastAsia="DejaVu Sans" w:cs="DejaVu Sans" w:ascii="DejaVu Sans" w:hAnsi="DejaVu Sans"/>
                  <w:b w:val="false"/>
                  <w:i w:val="false"/>
                  <w:color w:val="000000"/>
                  <w:sz w:val="22"/>
                  <w:szCs w:val="22"/>
                  <w:u w:val="none"/>
                </w:rPr>
                <w:t>0.04 [-0.68 to 0.77] / 0.04</w:t>
              </w:r>
            </w:moveTo>
          </w:p>
        </w:tc>
        <w:tc>
          <w:tcPr>
            <w:tcW w:w="1847" w:type="dxa"/>
            <w:tcBorders/>
            <w:shd w:color="auto" w:fill="FFFFFF" w:val="clear"/>
            <w:vAlign w:val="center"/>
          </w:tcPr>
          <w:p>
            <w:pPr>
              <w:pStyle w:val="Normal"/>
              <w:widowControl w:val="false"/>
              <w:pBdr/>
              <w:spacing w:lineRule="exact" w:line="240" w:before="100" w:after="100"/>
              <w:ind w:left="100" w:right="100" w:hanging="0"/>
              <w:jc w:val="right"/>
              <w:rPr/>
            </w:pPr>
            <w:moveTo w:id="369" w:author="Alex Weber" w:date="2025-05-05T11:48:53Z">
              <w:r>
                <w:rPr>
                  <w:rFonts w:eastAsia="DejaVu Sans" w:cs="DejaVu Sans" w:ascii="DejaVu Sans" w:hAnsi="DejaVu Sans"/>
                  <w:b w:val="false"/>
                  <w:i w:val="false"/>
                  <w:color w:val="000000"/>
                  <w:sz w:val="22"/>
                  <w:szCs w:val="22"/>
                  <w:u w:val="none"/>
                </w:rPr>
                <w:t>0.31 [-0.04 to 0.66] / 0.22</w:t>
              </w:r>
            </w:moveTo>
          </w:p>
        </w:tc>
        <w:tc>
          <w:tcPr>
            <w:tcW w:w="1957" w:type="dxa"/>
            <w:tcBorders/>
            <w:shd w:color="auto" w:fill="FFFFFF" w:val="clear"/>
            <w:vAlign w:val="center"/>
          </w:tcPr>
          <w:p>
            <w:pPr>
              <w:pStyle w:val="Normal"/>
              <w:widowControl w:val="false"/>
              <w:pBdr/>
              <w:spacing w:lineRule="exact" w:line="240" w:before="100" w:after="100"/>
              <w:ind w:left="100" w:right="100" w:hanging="0"/>
              <w:jc w:val="right"/>
              <w:rPr/>
            </w:pPr>
            <w:moveTo w:id="371" w:author="Alex Weber" w:date="2025-05-05T11:48:53Z">
              <w:r>
                <w:rPr>
                  <w:rFonts w:eastAsia="DejaVu Sans" w:cs="DejaVu Sans" w:ascii="DejaVu Sans" w:hAnsi="DejaVu Sans"/>
                  <w:b w:val="false"/>
                  <w:i w:val="false"/>
                  <w:color w:val="000000"/>
                  <w:sz w:val="22"/>
                  <w:szCs w:val="22"/>
                  <w:u w:val="none"/>
                </w:rPr>
                <w:t>0.25 [-0.29 to 0.79] / 0.1</w:t>
              </w:r>
            </w:moveTo>
          </w:p>
        </w:tc>
        <w:tc>
          <w:tcPr>
            <w:tcW w:w="1850" w:type="dxa"/>
            <w:tcBorders/>
            <w:shd w:color="auto" w:fill="FFFFFF" w:val="clear"/>
            <w:vAlign w:val="center"/>
          </w:tcPr>
          <w:p>
            <w:pPr>
              <w:pStyle w:val="Normal"/>
              <w:widowControl w:val="false"/>
              <w:pBdr/>
              <w:spacing w:lineRule="exact" w:line="240" w:before="100" w:after="100"/>
              <w:ind w:left="100" w:right="100" w:hanging="0"/>
              <w:jc w:val="right"/>
              <w:rPr/>
            </w:pPr>
            <w:moveTo w:id="373" w:author="Alex Weber" w:date="2025-05-05T11:48:53Z">
              <w:r>
                <w:rPr>
                  <w:rFonts w:eastAsia="DejaVu Sans" w:cs="DejaVu Sans" w:ascii="DejaVu Sans" w:hAnsi="DejaVu Sans"/>
                  <w:b/>
                  <w:i w:val="false"/>
                  <w:color w:val="000000"/>
                  <w:sz w:val="22"/>
                  <w:szCs w:val="22"/>
                  <w:u w:val="none"/>
                </w:rPr>
                <w:t>23.31 [8.19 to 38.44] / 0.44</w:t>
              </w:r>
            </w:moveTo>
          </w:p>
        </w:tc>
        <w:tc>
          <w:tcPr>
            <w:tcW w:w="1425" w:type="dxa"/>
            <w:tcBorders/>
            <w:shd w:color="auto" w:fill="FFFFFF" w:val="clear"/>
            <w:vAlign w:val="center"/>
          </w:tcPr>
          <w:p>
            <w:pPr>
              <w:pStyle w:val="Normal"/>
              <w:widowControl w:val="false"/>
              <w:pBdr/>
              <w:spacing w:lineRule="exact" w:line="240" w:before="100" w:after="100"/>
              <w:ind w:left="100" w:right="100" w:hanging="0"/>
              <w:jc w:val="right"/>
              <w:rPr/>
            </w:pPr>
            <w:moveTo w:id="375" w:author="Alex Weber" w:date="2025-05-05T11:48:53Z">
              <w:r>
                <w:rPr>
                  <w:rFonts w:eastAsia="DejaVu Sans" w:cs="DejaVu Sans" w:ascii="DejaVu Sans" w:hAnsi="DejaVu Sans"/>
                  <w:b/>
                  <w:i w:val="false"/>
                  <w:color w:val="000000"/>
                  <w:sz w:val="22"/>
                  <w:szCs w:val="22"/>
                  <w:u w:val="none"/>
                </w:rPr>
                <w:t>-0.36 [-0.62 to -0.11] / 0.41</w:t>
              </w:r>
            </w:moveTo>
          </w:p>
        </w:tc>
      </w:tr>
      <w:tr>
        <w:trPr>
          <w:trHeight w:val="607" w:hRule="atLeast"/>
        </w:trPr>
        <w:tc>
          <w:tcPr>
            <w:tcW w:w="614" w:type="dxa"/>
            <w:tcBorders/>
            <w:shd w:color="auto" w:fill="FFFFFF" w:val="clear"/>
            <w:vAlign w:val="center"/>
          </w:tcPr>
          <w:p>
            <w:pPr>
              <w:pStyle w:val="Normal"/>
              <w:widowControl w:val="false"/>
              <w:pBdr/>
              <w:spacing w:lineRule="exact" w:line="240" w:before="100" w:after="100"/>
              <w:ind w:left="100" w:right="100" w:hanging="0"/>
              <w:jc w:val="left"/>
              <w:rPr/>
            </w:pPr>
            <w:moveTo w:id="377" w:author="Alex Weber" w:date="2025-05-05T11:48:53Z">
              <w:r>
                <w:rPr>
                  <w:rFonts w:eastAsia="DejaVu Sans" w:cs="DejaVu Sans" w:ascii="DejaVu Sans" w:hAnsi="DejaVu Sans"/>
                  <w:b w:val="false"/>
                  <w:i w:val="false"/>
                  <w:color w:val="000000"/>
                  <w:sz w:val="22"/>
                  <w:szCs w:val="22"/>
                  <w:u w:val="none"/>
                </w:rPr>
                <w:t>WM</w:t>
              </w:r>
            </w:moveTo>
          </w:p>
        </w:tc>
        <w:tc>
          <w:tcPr>
            <w:tcW w:w="1666" w:type="dxa"/>
            <w:tcBorders/>
            <w:shd w:color="auto" w:fill="FFFFFF" w:val="clear"/>
            <w:vAlign w:val="center"/>
          </w:tcPr>
          <w:p>
            <w:pPr>
              <w:pStyle w:val="Normal"/>
              <w:widowControl w:val="false"/>
              <w:pBdr/>
              <w:spacing w:lineRule="exact" w:line="240" w:before="100" w:after="100"/>
              <w:ind w:left="100" w:right="100" w:hanging="0"/>
              <w:jc w:val="right"/>
              <w:rPr/>
            </w:pPr>
            <w:moveTo w:id="379" w:author="Alex Weber" w:date="2025-05-05T11:48:53Z">
              <w:r>
                <w:rPr>
                  <w:rFonts w:eastAsia="DejaVu Sans" w:cs="DejaVu Sans" w:ascii="DejaVu Sans" w:hAnsi="DejaVu Sans"/>
                  <w:b w:val="false"/>
                  <w:i w:val="false"/>
                  <w:color w:val="000000"/>
                  <w:sz w:val="22"/>
                  <w:szCs w:val="22"/>
                  <w:u w:val="none"/>
                </w:rPr>
                <w:t>0.13 [-0.39 to 0.64] / 0.14</w:t>
              </w:r>
            </w:moveTo>
          </w:p>
        </w:tc>
        <w:tc>
          <w:tcPr>
            <w:tcW w:w="1847" w:type="dxa"/>
            <w:tcBorders/>
            <w:shd w:color="auto" w:fill="FFFFFF" w:val="clear"/>
            <w:vAlign w:val="center"/>
          </w:tcPr>
          <w:p>
            <w:pPr>
              <w:pStyle w:val="Normal"/>
              <w:widowControl w:val="false"/>
              <w:pBdr/>
              <w:spacing w:lineRule="exact" w:line="240" w:before="100" w:after="100"/>
              <w:ind w:left="100" w:right="100" w:hanging="0"/>
              <w:jc w:val="right"/>
              <w:rPr/>
            </w:pPr>
            <w:moveTo w:id="381" w:author="Alex Weber" w:date="2025-05-05T11:48:53Z">
              <w:r>
                <w:rPr>
                  <w:rFonts w:eastAsia="DejaVu Sans" w:cs="DejaVu Sans" w:ascii="DejaVu Sans" w:hAnsi="DejaVu Sans"/>
                  <w:b w:val="false"/>
                  <w:i w:val="false"/>
                  <w:color w:val="000000"/>
                  <w:sz w:val="22"/>
                  <w:szCs w:val="22"/>
                  <w:u w:val="none"/>
                </w:rPr>
                <w:t>0.24 [-0.01 to 0.48] / 0.31</w:t>
              </w:r>
            </w:moveTo>
          </w:p>
        </w:tc>
        <w:tc>
          <w:tcPr>
            <w:tcW w:w="1957" w:type="dxa"/>
            <w:tcBorders/>
            <w:shd w:color="auto" w:fill="FFFFFF" w:val="clear"/>
            <w:vAlign w:val="center"/>
          </w:tcPr>
          <w:p>
            <w:pPr>
              <w:pStyle w:val="Normal"/>
              <w:widowControl w:val="false"/>
              <w:pBdr/>
              <w:spacing w:lineRule="exact" w:line="240" w:before="100" w:after="100"/>
              <w:ind w:left="100" w:right="100" w:hanging="0"/>
              <w:jc w:val="right"/>
              <w:rPr/>
            </w:pPr>
            <w:moveTo w:id="383" w:author="Alex Weber" w:date="2025-05-05T11:48:53Z">
              <w:r>
                <w:rPr>
                  <w:rFonts w:eastAsia="DejaVu Sans" w:cs="DejaVu Sans" w:ascii="DejaVu Sans" w:hAnsi="DejaVu Sans"/>
                  <w:b w:val="false"/>
                  <w:i w:val="false"/>
                  <w:color w:val="000000"/>
                  <w:sz w:val="22"/>
                  <w:szCs w:val="22"/>
                  <w:u w:val="none"/>
                </w:rPr>
                <w:t>0.15 [-0.24 to 0.54] / 0.16</w:t>
              </w:r>
            </w:moveTo>
          </w:p>
        </w:tc>
        <w:tc>
          <w:tcPr>
            <w:tcW w:w="1850" w:type="dxa"/>
            <w:tcBorders/>
            <w:shd w:color="auto" w:fill="FFFFFF" w:val="clear"/>
            <w:vAlign w:val="center"/>
          </w:tcPr>
          <w:p>
            <w:pPr>
              <w:pStyle w:val="Normal"/>
              <w:widowControl w:val="false"/>
              <w:pBdr/>
              <w:spacing w:lineRule="exact" w:line="240" w:before="100" w:after="100"/>
              <w:ind w:left="100" w:right="100" w:hanging="0"/>
              <w:jc w:val="right"/>
              <w:rPr/>
            </w:pPr>
            <w:moveTo w:id="385" w:author="Alex Weber" w:date="2025-05-05T11:48:53Z">
              <w:r>
                <w:rPr>
                  <w:rFonts w:eastAsia="DejaVu Sans" w:cs="DejaVu Sans" w:ascii="DejaVu Sans" w:hAnsi="DejaVu Sans"/>
                  <w:b/>
                  <w:i w:val="false"/>
                  <w:color w:val="000000"/>
                  <w:sz w:val="22"/>
                  <w:szCs w:val="22"/>
                  <w:u w:val="none"/>
                </w:rPr>
                <w:t>15.68 [4.38 to 26.98] / 0.44</w:t>
              </w:r>
            </w:moveTo>
          </w:p>
        </w:tc>
        <w:tc>
          <w:tcPr>
            <w:tcW w:w="1425" w:type="dxa"/>
            <w:tcBorders/>
            <w:shd w:color="auto" w:fill="FFFFFF" w:val="clear"/>
            <w:vAlign w:val="center"/>
          </w:tcPr>
          <w:p>
            <w:pPr>
              <w:pStyle w:val="Normal"/>
              <w:widowControl w:val="false"/>
              <w:pBdr/>
              <w:spacing w:lineRule="exact" w:line="240" w:before="100" w:after="100"/>
              <w:ind w:left="100" w:right="100" w:hanging="0"/>
              <w:jc w:val="right"/>
              <w:rPr/>
            </w:pPr>
            <w:moveTo w:id="387" w:author="Alex Weber" w:date="2025-05-05T11:48:53Z">
              <w:r>
                <w:rPr>
                  <w:rFonts w:eastAsia="DejaVu Sans" w:cs="DejaVu Sans" w:ascii="DejaVu Sans" w:hAnsi="DejaVu Sans"/>
                  <w:b/>
                  <w:i w:val="false"/>
                  <w:color w:val="000000"/>
                  <w:sz w:val="22"/>
                  <w:szCs w:val="22"/>
                  <w:u w:val="none"/>
                </w:rPr>
                <w:t>-0.36 [-0.62 to -0.11] / 0.41</w:t>
              </w:r>
            </w:moveTo>
          </w:p>
        </w:tc>
      </w:tr>
      <w:tr>
        <w:trPr>
          <w:trHeight w:val="607" w:hRule="atLeast"/>
        </w:trPr>
        <w:tc>
          <w:tcPr>
            <w:tcW w:w="614" w:type="dxa"/>
            <w:tcBorders/>
            <w:shd w:color="auto" w:fill="FFFFFF" w:val="clear"/>
            <w:vAlign w:val="center"/>
          </w:tcPr>
          <w:p>
            <w:pPr>
              <w:pStyle w:val="Normal"/>
              <w:widowControl w:val="false"/>
              <w:pBdr/>
              <w:spacing w:lineRule="exact" w:line="240" w:before="100" w:after="100"/>
              <w:ind w:left="100" w:right="100" w:hanging="0"/>
              <w:jc w:val="left"/>
              <w:rPr/>
            </w:pPr>
            <w:moveTo w:id="389" w:author="Alex Weber" w:date="2025-05-05T11:48:53Z">
              <w:r>
                <w:rPr>
                  <w:rFonts w:eastAsia="DejaVu Sans" w:cs="DejaVu Sans" w:ascii="DejaVu Sans" w:hAnsi="DejaVu Sans"/>
                  <w:b w:val="false"/>
                  <w:i w:val="false"/>
                  <w:color w:val="000000"/>
                  <w:sz w:val="22"/>
                  <w:szCs w:val="22"/>
                  <w:u w:val="none"/>
                </w:rPr>
                <w:t>DGM</w:t>
              </w:r>
            </w:moveTo>
          </w:p>
        </w:tc>
        <w:tc>
          <w:tcPr>
            <w:tcW w:w="1666" w:type="dxa"/>
            <w:tcBorders/>
            <w:shd w:color="auto" w:fill="FFFFFF" w:val="clear"/>
            <w:vAlign w:val="center"/>
          </w:tcPr>
          <w:p>
            <w:pPr>
              <w:pStyle w:val="Normal"/>
              <w:widowControl w:val="false"/>
              <w:pBdr/>
              <w:spacing w:lineRule="exact" w:line="240" w:before="100" w:after="100"/>
              <w:ind w:left="100" w:right="100" w:hanging="0"/>
              <w:jc w:val="right"/>
              <w:rPr/>
            </w:pPr>
            <w:moveTo w:id="391" w:author="Alex Weber" w:date="2025-05-05T11:48:53Z">
              <w:r>
                <w:rPr>
                  <w:rFonts w:eastAsia="DejaVu Sans" w:cs="DejaVu Sans" w:ascii="DejaVu Sans" w:hAnsi="DejaVu Sans"/>
                  <w:b w:val="false"/>
                  <w:i w:val="false"/>
                  <w:color w:val="000000"/>
                  <w:sz w:val="22"/>
                  <w:szCs w:val="22"/>
                  <w:u w:val="none"/>
                </w:rPr>
                <w:t>-0.19 [-1.27 to 0.89] / 0.09</w:t>
              </w:r>
            </w:moveTo>
          </w:p>
        </w:tc>
        <w:tc>
          <w:tcPr>
            <w:tcW w:w="1847" w:type="dxa"/>
            <w:tcBorders/>
            <w:shd w:color="auto" w:fill="FFFFFF" w:val="clear"/>
            <w:vAlign w:val="center"/>
          </w:tcPr>
          <w:p>
            <w:pPr>
              <w:pStyle w:val="Normal"/>
              <w:widowControl w:val="false"/>
              <w:pBdr/>
              <w:spacing w:lineRule="exact" w:line="240" w:before="100" w:after="100"/>
              <w:ind w:left="100" w:right="100" w:hanging="0"/>
              <w:jc w:val="right"/>
              <w:rPr/>
            </w:pPr>
            <w:moveTo w:id="393" w:author="Alex Weber" w:date="2025-05-05T11:48:53Z">
              <w:r>
                <w:rPr>
                  <w:rFonts w:eastAsia="DejaVu Sans" w:cs="DejaVu Sans" w:ascii="DejaVu Sans" w:hAnsi="DejaVu Sans"/>
                  <w:b w:val="false"/>
                  <w:i w:val="false"/>
                  <w:color w:val="000000"/>
                  <w:sz w:val="22"/>
                  <w:szCs w:val="22"/>
                  <w:u w:val="none"/>
                </w:rPr>
                <w:t>0.41 [-0.13 to 0.95] / 0.22</w:t>
              </w:r>
            </w:moveTo>
          </w:p>
        </w:tc>
        <w:tc>
          <w:tcPr>
            <w:tcW w:w="1957" w:type="dxa"/>
            <w:tcBorders/>
            <w:shd w:color="auto" w:fill="FFFFFF" w:val="clear"/>
            <w:vAlign w:val="center"/>
          </w:tcPr>
          <w:p>
            <w:pPr>
              <w:pStyle w:val="Normal"/>
              <w:widowControl w:val="false"/>
              <w:pBdr/>
              <w:spacing w:lineRule="exact" w:line="240" w:before="100" w:after="100"/>
              <w:ind w:left="100" w:right="100" w:hanging="0"/>
              <w:jc w:val="right"/>
              <w:rPr/>
            </w:pPr>
            <w:moveTo w:id="395" w:author="Alex Weber" w:date="2025-05-05T11:48:53Z">
              <w:r>
                <w:rPr>
                  <w:rFonts w:eastAsia="DejaVu Sans" w:cs="DejaVu Sans" w:ascii="DejaVu Sans" w:hAnsi="DejaVu Sans"/>
                  <w:b w:val="false"/>
                  <w:i w:val="false"/>
                  <w:color w:val="000000"/>
                  <w:sz w:val="22"/>
                  <w:szCs w:val="22"/>
                  <w:u w:val="none"/>
                </w:rPr>
                <w:t>0.3 [-0.52 to 1.12] / 0.12</w:t>
              </w:r>
            </w:moveTo>
          </w:p>
        </w:tc>
        <w:tc>
          <w:tcPr>
            <w:tcW w:w="1850" w:type="dxa"/>
            <w:tcBorders/>
            <w:shd w:color="auto" w:fill="FFFFFF" w:val="clear"/>
            <w:vAlign w:val="center"/>
          </w:tcPr>
          <w:p>
            <w:pPr>
              <w:pStyle w:val="Normal"/>
              <w:widowControl w:val="false"/>
              <w:pBdr/>
              <w:spacing w:lineRule="exact" w:line="240" w:before="100" w:after="100"/>
              <w:ind w:left="100" w:right="100" w:hanging="0"/>
              <w:jc w:val="right"/>
              <w:rPr/>
            </w:pPr>
            <w:moveTo w:id="397" w:author="Alex Weber" w:date="2025-05-05T11:48:53Z">
              <w:r>
                <w:rPr>
                  <w:rFonts w:eastAsia="DejaVu Sans" w:cs="DejaVu Sans" w:ascii="DejaVu Sans" w:hAnsi="DejaVu Sans"/>
                  <w:b/>
                  <w:i w:val="false"/>
                  <w:color w:val="000000"/>
                  <w:sz w:val="22"/>
                  <w:szCs w:val="22"/>
                  <w:u w:val="none"/>
                </w:rPr>
                <w:t>34.74 [11.97 to 57.5] / 0.46</w:t>
              </w:r>
            </w:moveTo>
          </w:p>
        </w:tc>
        <w:tc>
          <w:tcPr>
            <w:tcW w:w="1425" w:type="dxa"/>
            <w:tcBorders/>
            <w:shd w:color="auto" w:fill="FFFFFF" w:val="clear"/>
            <w:vAlign w:val="center"/>
          </w:tcPr>
          <w:p>
            <w:pPr>
              <w:pStyle w:val="Normal"/>
              <w:widowControl w:val="false"/>
              <w:pBdr/>
              <w:spacing w:lineRule="exact" w:line="240" w:before="100" w:after="100"/>
              <w:ind w:left="100" w:right="100" w:hanging="0"/>
              <w:jc w:val="right"/>
              <w:rPr/>
            </w:pPr>
            <w:moveTo w:id="399" w:author="Alex Weber" w:date="2025-05-05T11:48:53Z">
              <w:r>
                <w:rPr>
                  <w:rFonts w:eastAsia="DejaVu Sans" w:cs="DejaVu Sans" w:ascii="DejaVu Sans" w:hAnsi="DejaVu Sans"/>
                  <w:b/>
                  <w:i w:val="false"/>
                  <w:color w:val="000000"/>
                  <w:sz w:val="22"/>
                  <w:szCs w:val="22"/>
                  <w:u w:val="none"/>
                </w:rPr>
                <w:t>-0.54 [-0.92 to -0.16] / 0.43</w:t>
              </w:r>
            </w:moveTo>
          </w:p>
        </w:tc>
      </w:tr>
      <w:tr>
        <w:trPr>
          <w:trHeight w:val="607" w:hRule="atLeast"/>
        </w:trPr>
        <w:tc>
          <w:tcPr>
            <w:tcW w:w="614" w:type="dxa"/>
            <w:tcBorders/>
            <w:shd w:color="auto" w:fill="FFFFFF" w:val="clear"/>
            <w:vAlign w:val="center"/>
          </w:tcPr>
          <w:p>
            <w:pPr>
              <w:pStyle w:val="Normal"/>
              <w:widowControl w:val="false"/>
              <w:pBdr/>
              <w:spacing w:lineRule="exact" w:line="240" w:before="100" w:after="100"/>
              <w:ind w:left="100" w:right="100" w:hanging="0"/>
              <w:jc w:val="left"/>
              <w:rPr/>
            </w:pPr>
            <w:moveTo w:id="401" w:author="Alex Weber" w:date="2025-05-05T11:48:53Z">
              <w:r>
                <w:rPr>
                  <w:rFonts w:eastAsia="DejaVu Sans" w:cs="DejaVu Sans" w:ascii="DejaVu Sans" w:hAnsi="DejaVu Sans"/>
                  <w:b w:val="false"/>
                  <w:i w:val="false"/>
                  <w:color w:val="000000"/>
                  <w:sz w:val="22"/>
                  <w:szCs w:val="22"/>
                  <w:u w:val="none"/>
                </w:rPr>
                <w:t>Cereb</w:t>
              </w:r>
            </w:moveTo>
          </w:p>
        </w:tc>
        <w:tc>
          <w:tcPr>
            <w:tcW w:w="1666" w:type="dxa"/>
            <w:tcBorders/>
            <w:shd w:color="auto" w:fill="FFFFFF" w:val="clear"/>
            <w:vAlign w:val="center"/>
          </w:tcPr>
          <w:p>
            <w:pPr>
              <w:pStyle w:val="Normal"/>
              <w:widowControl w:val="false"/>
              <w:pBdr/>
              <w:spacing w:lineRule="exact" w:line="240" w:before="100" w:after="100"/>
              <w:ind w:left="100" w:right="100" w:hanging="0"/>
              <w:jc w:val="right"/>
              <w:rPr/>
            </w:pPr>
            <w:moveTo w:id="403" w:author="Alex Weber" w:date="2025-05-05T11:48:53Z">
              <w:r>
                <w:rPr>
                  <w:rFonts w:eastAsia="DejaVu Sans" w:cs="DejaVu Sans" w:ascii="DejaVu Sans" w:hAnsi="DejaVu Sans"/>
                  <w:b w:val="false"/>
                  <w:i w:val="false"/>
                  <w:color w:val="000000"/>
                  <w:sz w:val="22"/>
                  <w:szCs w:val="22"/>
                  <w:u w:val="none"/>
                </w:rPr>
                <w:t>0.27 [-1.03 to 1.56] / 0.1</w:t>
              </w:r>
            </w:moveTo>
          </w:p>
        </w:tc>
        <w:tc>
          <w:tcPr>
            <w:tcW w:w="1847" w:type="dxa"/>
            <w:tcBorders/>
            <w:shd w:color="auto" w:fill="FFFFFF" w:val="clear"/>
            <w:vAlign w:val="center"/>
          </w:tcPr>
          <w:p>
            <w:pPr>
              <w:pStyle w:val="Normal"/>
              <w:widowControl w:val="false"/>
              <w:pBdr/>
              <w:spacing w:lineRule="exact" w:line="240" w:before="100" w:after="100"/>
              <w:ind w:left="100" w:right="100" w:hanging="0"/>
              <w:jc w:val="right"/>
              <w:rPr/>
            </w:pPr>
            <w:moveTo w:id="405" w:author="Alex Weber" w:date="2025-05-05T11:48:53Z">
              <w:r>
                <w:rPr>
                  <w:rFonts w:eastAsia="DejaVu Sans" w:cs="DejaVu Sans" w:ascii="DejaVu Sans" w:hAnsi="DejaVu Sans"/>
                  <w:b/>
                  <w:i w:val="false"/>
                  <w:color w:val="000000"/>
                  <w:sz w:val="22"/>
                  <w:szCs w:val="22"/>
                  <w:u w:val="none"/>
                </w:rPr>
                <w:t>0.7 [0.11 to 1.29] / 0.36</w:t>
              </w:r>
            </w:moveTo>
          </w:p>
        </w:tc>
        <w:tc>
          <w:tcPr>
            <w:tcW w:w="1957" w:type="dxa"/>
            <w:tcBorders/>
            <w:shd w:color="auto" w:fill="FFFFFF" w:val="clear"/>
            <w:vAlign w:val="center"/>
          </w:tcPr>
          <w:p>
            <w:pPr>
              <w:pStyle w:val="Normal"/>
              <w:widowControl w:val="false"/>
              <w:pBdr/>
              <w:spacing w:lineRule="exact" w:line="240" w:before="100" w:after="100"/>
              <w:ind w:left="100" w:right="100" w:hanging="0"/>
              <w:jc w:val="right"/>
              <w:rPr/>
            </w:pPr>
            <w:moveTo w:id="407" w:author="Alex Weber" w:date="2025-05-05T11:48:53Z">
              <w:r>
                <w:rPr>
                  <w:rFonts w:eastAsia="DejaVu Sans" w:cs="DejaVu Sans" w:ascii="DejaVu Sans" w:hAnsi="DejaVu Sans"/>
                  <w:b w:val="false"/>
                  <w:i w:val="false"/>
                  <w:color w:val="000000"/>
                  <w:sz w:val="22"/>
                  <w:szCs w:val="22"/>
                  <w:u w:val="none"/>
                </w:rPr>
                <w:t>0.39 [-0.59 to 1.38] / 0.13</w:t>
              </w:r>
            </w:moveTo>
          </w:p>
        </w:tc>
        <w:tc>
          <w:tcPr>
            <w:tcW w:w="1850" w:type="dxa"/>
            <w:tcBorders/>
            <w:shd w:color="auto" w:fill="FFFFFF" w:val="clear"/>
            <w:vAlign w:val="center"/>
          </w:tcPr>
          <w:p>
            <w:pPr>
              <w:pStyle w:val="Normal"/>
              <w:widowControl w:val="false"/>
              <w:pBdr/>
              <w:spacing w:lineRule="exact" w:line="240" w:before="100" w:after="100"/>
              <w:ind w:left="100" w:right="100" w:hanging="0"/>
              <w:jc w:val="right"/>
              <w:rPr/>
            </w:pPr>
            <w:moveTo w:id="409" w:author="Alex Weber" w:date="2025-05-05T11:48:53Z">
              <w:r>
                <w:rPr>
                  <w:rFonts w:eastAsia="DejaVu Sans" w:cs="DejaVu Sans" w:ascii="DejaVu Sans" w:hAnsi="DejaVu Sans"/>
                  <w:b/>
                  <w:i w:val="false"/>
                  <w:color w:val="000000"/>
                  <w:sz w:val="22"/>
                  <w:szCs w:val="22"/>
                  <w:u w:val="none"/>
                </w:rPr>
                <w:t>40.71 [12.88 to 68.54] / 0.45</w:t>
              </w:r>
            </w:moveTo>
          </w:p>
        </w:tc>
        <w:tc>
          <w:tcPr>
            <w:tcW w:w="1425" w:type="dxa"/>
            <w:tcBorders/>
            <w:shd w:color="auto" w:fill="FFFFFF" w:val="clear"/>
            <w:vAlign w:val="center"/>
          </w:tcPr>
          <w:p>
            <w:pPr>
              <w:pStyle w:val="Normal"/>
              <w:widowControl w:val="false"/>
              <w:pBdr/>
              <w:spacing w:lineRule="exact" w:line="240" w:before="100" w:after="100"/>
              <w:ind w:left="100" w:right="100" w:hanging="0"/>
              <w:jc w:val="right"/>
              <w:rPr/>
            </w:pPr>
            <w:moveTo w:id="411" w:author="Alex Weber" w:date="2025-05-05T11:48:53Z">
              <w:r>
                <w:rPr>
                  <w:rFonts w:eastAsia="DejaVu Sans" w:cs="DejaVu Sans" w:ascii="DejaVu Sans" w:hAnsi="DejaVu Sans"/>
                  <w:b/>
                  <w:i w:val="false"/>
                  <w:color w:val="000000"/>
                  <w:sz w:val="22"/>
                  <w:szCs w:val="22"/>
                  <w:u w:val="none"/>
                </w:rPr>
                <w:t>-0.6 [-1.08 to -0.12] / 0.39</w:t>
              </w:r>
            </w:moveTo>
          </w:p>
        </w:tc>
      </w:tr>
      <w:tr>
        <w:trPr>
          <w:trHeight w:val="607" w:hRule="atLeast"/>
        </w:trPr>
        <w:tc>
          <w:tcPr>
            <w:tcW w:w="614" w:type="dxa"/>
            <w:tcBorders/>
            <w:shd w:color="auto" w:fill="FFFFFF" w:val="clear"/>
            <w:vAlign w:val="center"/>
          </w:tcPr>
          <w:p>
            <w:pPr>
              <w:pStyle w:val="Normal"/>
              <w:widowControl w:val="false"/>
              <w:pBdr/>
              <w:spacing w:lineRule="exact" w:line="240" w:before="100" w:after="100"/>
              <w:ind w:left="100" w:right="100" w:hanging="0"/>
              <w:jc w:val="left"/>
              <w:rPr/>
            </w:pPr>
            <w:moveTo w:id="413" w:author="Alex Weber" w:date="2025-05-05T11:48:53Z">
              <w:r>
                <w:rPr>
                  <w:rFonts w:eastAsia="DejaVu Sans" w:cs="DejaVu Sans" w:ascii="DejaVu Sans" w:hAnsi="DejaVu Sans"/>
                  <w:b w:val="false"/>
                  <w:i w:val="false"/>
                  <w:color w:val="000000"/>
                  <w:sz w:val="22"/>
                  <w:szCs w:val="22"/>
                  <w:u w:val="none"/>
                </w:rPr>
                <w:t>BS</w:t>
              </w:r>
            </w:moveTo>
          </w:p>
        </w:tc>
        <w:tc>
          <w:tcPr>
            <w:tcW w:w="1666" w:type="dxa"/>
            <w:tcBorders/>
            <w:shd w:color="auto" w:fill="FFFFFF" w:val="clear"/>
            <w:vAlign w:val="center"/>
          </w:tcPr>
          <w:p>
            <w:pPr>
              <w:pStyle w:val="Normal"/>
              <w:widowControl w:val="false"/>
              <w:pBdr/>
              <w:spacing w:lineRule="exact" w:line="240" w:before="100" w:after="100"/>
              <w:ind w:left="100" w:right="100" w:hanging="0"/>
              <w:jc w:val="right"/>
              <w:rPr/>
            </w:pPr>
            <w:moveTo w:id="415" w:author="Alex Weber" w:date="2025-05-05T11:48:53Z">
              <w:r>
                <w:rPr>
                  <w:rFonts w:eastAsia="DejaVu Sans" w:cs="DejaVu Sans" w:ascii="DejaVu Sans" w:hAnsi="DejaVu Sans"/>
                  <w:b w:val="false"/>
                  <w:i w:val="false"/>
                  <w:color w:val="000000"/>
                  <w:sz w:val="22"/>
                  <w:szCs w:val="22"/>
                  <w:u w:val="none"/>
                </w:rPr>
                <w:t>0.2 [-1.55 to 1.96] / 0.07</w:t>
              </w:r>
            </w:moveTo>
          </w:p>
        </w:tc>
        <w:tc>
          <w:tcPr>
            <w:tcW w:w="1847" w:type="dxa"/>
            <w:tcBorders/>
            <w:shd w:color="auto" w:fill="FFFFFF" w:val="clear"/>
            <w:vAlign w:val="center"/>
          </w:tcPr>
          <w:p>
            <w:pPr>
              <w:pStyle w:val="Normal"/>
              <w:widowControl w:val="false"/>
              <w:pBdr/>
              <w:spacing w:lineRule="exact" w:line="240" w:before="100" w:after="100"/>
              <w:ind w:left="100" w:right="100" w:hanging="0"/>
              <w:jc w:val="right"/>
              <w:rPr/>
            </w:pPr>
            <w:moveTo w:id="417" w:author="Alex Weber" w:date="2025-05-05T11:48:53Z">
              <w:r>
                <w:rPr>
                  <w:rFonts w:eastAsia="DejaVu Sans" w:cs="DejaVu Sans" w:ascii="DejaVu Sans" w:hAnsi="DejaVu Sans"/>
                  <w:b/>
                  <w:i w:val="false"/>
                  <w:color w:val="000000"/>
                  <w:sz w:val="22"/>
                  <w:szCs w:val="22"/>
                  <w:u w:val="none"/>
                </w:rPr>
                <w:t>0.96 [0.17 to 1.75] / 0.36</w:t>
              </w:r>
            </w:moveTo>
          </w:p>
        </w:tc>
        <w:tc>
          <w:tcPr>
            <w:tcW w:w="1957" w:type="dxa"/>
            <w:tcBorders/>
            <w:shd w:color="auto" w:fill="FFFFFF" w:val="clear"/>
            <w:vAlign w:val="center"/>
          </w:tcPr>
          <w:p>
            <w:pPr>
              <w:pStyle w:val="Normal"/>
              <w:widowControl w:val="false"/>
              <w:pBdr/>
              <w:spacing w:lineRule="exact" w:line="240" w:before="100" w:after="100"/>
              <w:ind w:left="100" w:right="100" w:hanging="0"/>
              <w:jc w:val="right"/>
              <w:rPr/>
            </w:pPr>
            <w:moveTo w:id="419" w:author="Alex Weber" w:date="2025-05-05T11:48:53Z">
              <w:r>
                <w:rPr>
                  <w:rFonts w:eastAsia="DejaVu Sans" w:cs="DejaVu Sans" w:ascii="DejaVu Sans" w:hAnsi="DejaVu Sans"/>
                  <w:b w:val="false"/>
                  <w:i w:val="false"/>
                  <w:color w:val="000000"/>
                  <w:sz w:val="22"/>
                  <w:szCs w:val="22"/>
                  <w:u w:val="none"/>
                </w:rPr>
                <w:t>0.4 [-0.95 to 1.74] / 0.09</w:t>
              </w:r>
            </w:moveTo>
          </w:p>
        </w:tc>
        <w:tc>
          <w:tcPr>
            <w:tcW w:w="1850" w:type="dxa"/>
            <w:tcBorders/>
            <w:shd w:color="auto" w:fill="FFFFFF" w:val="clear"/>
            <w:vAlign w:val="center"/>
          </w:tcPr>
          <w:p>
            <w:pPr>
              <w:pStyle w:val="Normal"/>
              <w:widowControl w:val="false"/>
              <w:pBdr/>
              <w:spacing w:lineRule="exact" w:line="240" w:before="100" w:after="100"/>
              <w:ind w:left="100" w:right="100" w:hanging="0"/>
              <w:jc w:val="right"/>
              <w:rPr/>
            </w:pPr>
            <w:moveTo w:id="421" w:author="Alex Weber" w:date="2025-05-05T11:48:53Z">
              <w:r>
                <w:rPr>
                  <w:rFonts w:eastAsia="DejaVu Sans" w:cs="DejaVu Sans" w:ascii="DejaVu Sans" w:hAnsi="DejaVu Sans"/>
                  <w:b/>
                  <w:i w:val="false"/>
                  <w:color w:val="000000"/>
                  <w:sz w:val="22"/>
                  <w:szCs w:val="22"/>
                  <w:u w:val="none"/>
                </w:rPr>
                <w:t>54.63 [16.85 to 92.4] / 0.43</w:t>
              </w:r>
            </w:moveTo>
          </w:p>
        </w:tc>
        <w:tc>
          <w:tcPr>
            <w:tcW w:w="1425" w:type="dxa"/>
            <w:tcBorders/>
            <w:shd w:color="auto" w:fill="FFFFFF" w:val="clear"/>
            <w:vAlign w:val="center"/>
          </w:tcPr>
          <w:p>
            <w:pPr>
              <w:pStyle w:val="Normal"/>
              <w:widowControl w:val="false"/>
              <w:pBdr/>
              <w:spacing w:lineRule="exact" w:line="240" w:before="100" w:after="100"/>
              <w:ind w:left="100" w:right="100" w:hanging="0"/>
              <w:jc w:val="right"/>
              <w:rPr/>
            </w:pPr>
            <w:moveTo w:id="423" w:author="Alex Weber" w:date="2025-05-05T11:48:53Z">
              <w:r>
                <w:rPr>
                  <w:rFonts w:eastAsia="DejaVu Sans" w:cs="DejaVu Sans" w:ascii="DejaVu Sans" w:hAnsi="DejaVu Sans"/>
                  <w:b/>
                  <w:i w:val="false"/>
                  <w:color w:val="000000"/>
                  <w:sz w:val="22"/>
                  <w:szCs w:val="22"/>
                  <w:u w:val="none"/>
                </w:rPr>
                <w:t>-0.82 [-1.46 to -0.18] / 0.38</w:t>
              </w:r>
            </w:moveTo>
          </w:p>
        </w:tc>
      </w:tr>
      <w:tr>
        <w:trPr>
          <w:trHeight w:val="607" w:hRule="atLeast"/>
        </w:trPr>
        <w:tc>
          <w:tcPr>
            <w:tcW w:w="614" w:type="dxa"/>
            <w:tcBorders/>
            <w:shd w:color="auto" w:fill="FFFFFF" w:val="clear"/>
            <w:vAlign w:val="center"/>
          </w:tcPr>
          <w:p>
            <w:pPr>
              <w:pStyle w:val="Normal"/>
              <w:widowControl w:val="false"/>
              <w:pBdr/>
              <w:spacing w:lineRule="exact" w:line="240" w:before="100" w:after="100"/>
              <w:ind w:left="100" w:right="100" w:hanging="0"/>
              <w:jc w:val="left"/>
              <w:rPr/>
            </w:pPr>
            <w:moveTo w:id="425" w:author="Alex Weber" w:date="2025-05-05T11:48:53Z">
              <w:r>
                <w:rPr>
                  <w:rFonts w:eastAsia="DejaVu Sans" w:cs="DejaVu Sans" w:ascii="DejaVu Sans" w:hAnsi="DejaVu Sans"/>
                  <w:b w:val="false"/>
                  <w:i w:val="false"/>
                  <w:color w:val="000000"/>
                  <w:sz w:val="22"/>
                  <w:szCs w:val="22"/>
                  <w:u w:val="none"/>
                </w:rPr>
                <w:t>H&amp;A</w:t>
              </w:r>
            </w:moveTo>
          </w:p>
        </w:tc>
        <w:tc>
          <w:tcPr>
            <w:tcW w:w="1666" w:type="dxa"/>
            <w:tcBorders/>
            <w:shd w:color="auto" w:fill="FFFFFF" w:val="clear"/>
            <w:vAlign w:val="center"/>
          </w:tcPr>
          <w:p>
            <w:pPr>
              <w:pStyle w:val="Normal"/>
              <w:widowControl w:val="false"/>
              <w:pBdr/>
              <w:spacing w:lineRule="exact" w:line="240" w:before="100" w:after="100"/>
              <w:ind w:left="100" w:right="100" w:hanging="0"/>
              <w:jc w:val="right"/>
              <w:rPr/>
            </w:pPr>
            <w:moveTo w:id="427" w:author="Alex Weber" w:date="2025-05-05T11:48:53Z">
              <w:r>
                <w:rPr>
                  <w:rFonts w:eastAsia="DejaVu Sans" w:cs="DejaVu Sans" w:ascii="DejaVu Sans" w:hAnsi="DejaVu Sans"/>
                  <w:b w:val="false"/>
                  <w:i w:val="false"/>
                  <w:color w:val="000000"/>
                  <w:sz w:val="22"/>
                  <w:szCs w:val="22"/>
                  <w:u w:val="none"/>
                </w:rPr>
                <w:t>0 [-1.15 to 1.15] / 0.04</w:t>
              </w:r>
            </w:moveTo>
          </w:p>
        </w:tc>
        <w:tc>
          <w:tcPr>
            <w:tcW w:w="1847" w:type="dxa"/>
            <w:tcBorders/>
            <w:shd w:color="auto" w:fill="FFFFFF" w:val="clear"/>
            <w:vAlign w:val="center"/>
          </w:tcPr>
          <w:p>
            <w:pPr>
              <w:pStyle w:val="Normal"/>
              <w:widowControl w:val="false"/>
              <w:pBdr/>
              <w:spacing w:lineRule="exact" w:line="240" w:before="100" w:after="100"/>
              <w:ind w:left="100" w:right="100" w:hanging="0"/>
              <w:jc w:val="right"/>
              <w:rPr/>
            </w:pPr>
            <w:moveTo w:id="429" w:author="Alex Weber" w:date="2025-05-05T11:48:53Z">
              <w:r>
                <w:rPr>
                  <w:rFonts w:eastAsia="DejaVu Sans" w:cs="DejaVu Sans" w:ascii="DejaVu Sans" w:hAnsi="DejaVu Sans"/>
                  <w:b w:val="false"/>
                  <w:i w:val="false"/>
                  <w:color w:val="000000"/>
                  <w:sz w:val="22"/>
                  <w:szCs w:val="22"/>
                  <w:u w:val="none"/>
                </w:rPr>
                <w:t>0.52 [-0.03 to 1.07] / 0.24</w:t>
              </w:r>
            </w:moveTo>
          </w:p>
        </w:tc>
        <w:tc>
          <w:tcPr>
            <w:tcW w:w="1957" w:type="dxa"/>
            <w:tcBorders/>
            <w:shd w:color="auto" w:fill="FFFFFF" w:val="clear"/>
            <w:vAlign w:val="center"/>
          </w:tcPr>
          <w:p>
            <w:pPr>
              <w:pStyle w:val="Normal"/>
              <w:widowControl w:val="false"/>
              <w:pBdr/>
              <w:spacing w:lineRule="exact" w:line="240" w:before="100" w:after="100"/>
              <w:ind w:left="100" w:right="100" w:hanging="0"/>
              <w:jc w:val="right"/>
              <w:rPr/>
            </w:pPr>
            <w:moveTo w:id="431" w:author="Alex Weber" w:date="2025-05-05T11:48:53Z">
              <w:r>
                <w:rPr>
                  <w:rFonts w:eastAsia="DejaVu Sans" w:cs="DejaVu Sans" w:ascii="DejaVu Sans" w:hAnsi="DejaVu Sans"/>
                  <w:b w:val="false"/>
                  <w:i w:val="false"/>
                  <w:color w:val="000000"/>
                  <w:sz w:val="22"/>
                  <w:szCs w:val="22"/>
                  <w:u w:val="none"/>
                </w:rPr>
                <w:t>0.25 [-0.63 to 1.13] / 0.06</w:t>
              </w:r>
            </w:moveTo>
          </w:p>
        </w:tc>
        <w:tc>
          <w:tcPr>
            <w:tcW w:w="1850" w:type="dxa"/>
            <w:tcBorders/>
            <w:shd w:color="auto" w:fill="FFFFFF" w:val="clear"/>
            <w:vAlign w:val="center"/>
          </w:tcPr>
          <w:p>
            <w:pPr>
              <w:pStyle w:val="Normal"/>
              <w:widowControl w:val="false"/>
              <w:pBdr/>
              <w:spacing w:lineRule="exact" w:line="240" w:before="100" w:after="100"/>
              <w:ind w:left="100" w:right="100" w:hanging="0"/>
              <w:jc w:val="right"/>
              <w:rPr/>
            </w:pPr>
            <w:moveTo w:id="433" w:author="Alex Weber" w:date="2025-05-05T11:48:53Z">
              <w:r>
                <w:rPr>
                  <w:rFonts w:eastAsia="DejaVu Sans" w:cs="DejaVu Sans" w:ascii="DejaVu Sans" w:hAnsi="DejaVu Sans"/>
                  <w:b/>
                  <w:i w:val="false"/>
                  <w:color w:val="000000"/>
                  <w:sz w:val="22"/>
                  <w:szCs w:val="22"/>
                  <w:u w:val="none"/>
                </w:rPr>
                <w:t>37.23 [13.28 to 61.17] / 0.44</w:t>
              </w:r>
            </w:moveTo>
          </w:p>
        </w:tc>
        <w:tc>
          <w:tcPr>
            <w:tcW w:w="1425" w:type="dxa"/>
            <w:tcBorders/>
            <w:shd w:color="auto" w:fill="FFFFFF" w:val="clear"/>
            <w:vAlign w:val="center"/>
          </w:tcPr>
          <w:p>
            <w:pPr>
              <w:pStyle w:val="Normal"/>
              <w:widowControl w:val="false"/>
              <w:pBdr/>
              <w:spacing w:lineRule="exact" w:line="240" w:before="100" w:after="100"/>
              <w:ind w:left="100" w:right="100" w:hanging="0"/>
              <w:jc w:val="right"/>
              <w:rPr/>
            </w:pPr>
            <w:moveTo w:id="435" w:author="Alex Weber" w:date="2025-05-05T11:48:53Z">
              <w:r>
                <w:rPr>
                  <w:rFonts w:eastAsia="DejaVu Sans" w:cs="DejaVu Sans" w:ascii="DejaVu Sans" w:hAnsi="DejaVu Sans"/>
                  <w:b/>
                  <w:i w:val="false"/>
                  <w:color w:val="000000"/>
                  <w:sz w:val="22"/>
                  <w:szCs w:val="22"/>
                  <w:u w:val="none"/>
                </w:rPr>
                <w:t>-0.58 [-0.98 to -0.17] / 0.41</w:t>
              </w:r>
            </w:moveTo>
          </w:p>
        </w:tc>
      </w:tr>
      <w:tr>
        <w:trPr>
          <w:trHeight w:val="607" w:hRule="atLeast"/>
        </w:trPr>
        <w:tc>
          <w:tcPr>
            <w:tcW w:w="9359" w:type="dxa"/>
            <w:gridSpan w:val="6"/>
            <w:tcBorders/>
            <w:shd w:color="auto" w:fill="FFFFFF" w:val="clear"/>
            <w:vAlign w:val="center"/>
          </w:tcPr>
          <w:p>
            <w:pPr>
              <w:pStyle w:val="Normal"/>
              <w:widowControl w:val="false"/>
              <w:pBdr/>
              <w:spacing w:lineRule="exact" w:line="240" w:before="100" w:after="100"/>
              <w:ind w:left="100" w:right="100" w:hanging="0"/>
              <w:jc w:val="center"/>
              <w:rPr/>
            </w:pPr>
            <w:moveTo w:id="437" w:author="Alex Weber" w:date="2025-05-05T11:48:53Z">
              <w:r>
                <w:rPr>
                  <w:rFonts w:eastAsia="DejaVu Sans" w:cs="DejaVu Sans" w:ascii="DejaVu Sans" w:hAnsi="DejaVu Sans"/>
                  <w:b/>
                  <w:i w:val="false"/>
                  <w:color w:val="000000"/>
                  <w:sz w:val="22"/>
                  <w:szCs w:val="22"/>
                  <w:u w:val="none"/>
                </w:rPr>
                <w:t>CSvO</w:t>
              </w:r>
            </w:moveTo>
            <w:moveTo w:id="438" w:author="Alex Weber" w:date="2025-05-05T11:48:53Z">
              <w:r>
                <w:rPr>
                  <w:rFonts w:eastAsia="DejaVu Sans" w:cs="DejaVu Sans" w:ascii="DejaVu Sans" w:hAnsi="DejaVu Sans"/>
                  <w:b/>
                  <w:i w:val="false"/>
                  <w:color w:val="000000"/>
                  <w:sz w:val="22"/>
                  <w:szCs w:val="22"/>
                  <w:u w:val="none"/>
                  <w:vertAlign w:val="subscript"/>
                </w:rPr>
                <w:t>2</w:t>
              </w:r>
            </w:moveTo>
            <w:moveTo w:id="439" w:author="Alex Weber" w:date="2025-05-05T11:48:53Z">
              <w:r>
                <w:rPr>
                  <w:rFonts w:eastAsia="DejaVu Sans" w:cs="DejaVu Sans" w:ascii="DejaVu Sans" w:hAnsi="DejaVu Sans"/>
                  <w:b/>
                  <w:i w:val="false"/>
                  <w:color w:val="000000"/>
                  <w:sz w:val="22"/>
                  <w:szCs w:val="22"/>
                  <w:u w:val="none"/>
                </w:rPr>
                <w:t xml:space="preserve"> (%)</w:t>
              </w:r>
            </w:moveTo>
          </w:p>
        </w:tc>
      </w:tr>
      <w:tr>
        <w:trPr>
          <w:trHeight w:val="607" w:hRule="atLeast"/>
        </w:trPr>
        <w:tc>
          <w:tcPr>
            <w:tcW w:w="614" w:type="dxa"/>
            <w:tcBorders/>
            <w:shd w:color="auto" w:fill="FFFFFF" w:val="clear"/>
            <w:vAlign w:val="center"/>
          </w:tcPr>
          <w:p>
            <w:pPr>
              <w:pStyle w:val="Normal"/>
              <w:widowControl w:val="false"/>
              <w:pBdr/>
              <w:spacing w:lineRule="exact" w:line="240" w:before="100" w:after="100"/>
              <w:ind w:left="100" w:right="100" w:hanging="0"/>
              <w:jc w:val="left"/>
              <w:rPr/>
            </w:pPr>
            <w:moveTo w:id="441" w:author="Alex Weber" w:date="2025-05-05T11:48:53Z">
              <w:r>
                <w:rPr>
                  <w:rFonts w:eastAsia="DejaVu Sans" w:cs="DejaVu Sans" w:ascii="DejaVu Sans" w:hAnsi="DejaVu Sans"/>
                  <w:b w:val="false"/>
                  <w:i w:val="false"/>
                  <w:color w:val="000000"/>
                  <w:sz w:val="22"/>
                  <w:szCs w:val="22"/>
                  <w:u w:val="none"/>
                </w:rPr>
                <w:t>Wholebrain</w:t>
              </w:r>
            </w:moveTo>
          </w:p>
        </w:tc>
        <w:tc>
          <w:tcPr>
            <w:tcW w:w="1666" w:type="dxa"/>
            <w:tcBorders/>
            <w:shd w:color="auto" w:fill="FFFFFF" w:val="clear"/>
            <w:vAlign w:val="center"/>
          </w:tcPr>
          <w:p>
            <w:pPr>
              <w:pStyle w:val="Normal"/>
              <w:widowControl w:val="false"/>
              <w:pBdr/>
              <w:spacing w:lineRule="exact" w:line="240" w:before="100" w:after="100"/>
              <w:ind w:left="100" w:right="100" w:hanging="0"/>
              <w:jc w:val="right"/>
              <w:rPr/>
            </w:pPr>
            <w:moveTo w:id="443" w:author="Alex Weber" w:date="2025-05-05T11:48:53Z">
              <w:r>
                <w:rPr>
                  <w:rFonts w:eastAsia="DejaVu Sans" w:cs="DejaVu Sans" w:ascii="DejaVu Sans" w:hAnsi="DejaVu Sans"/>
                  <w:b w:val="false"/>
                  <w:i w:val="false"/>
                  <w:color w:val="000000"/>
                  <w:sz w:val="22"/>
                  <w:szCs w:val="22"/>
                  <w:u w:val="none"/>
                </w:rPr>
                <w:t>-0.16 [-0.51 to 0.2] / -0.1</w:t>
              </w:r>
            </w:moveTo>
          </w:p>
        </w:tc>
        <w:tc>
          <w:tcPr>
            <w:tcW w:w="1847" w:type="dxa"/>
            <w:tcBorders/>
            <w:shd w:color="auto" w:fill="FFFFFF" w:val="clear"/>
            <w:vAlign w:val="center"/>
          </w:tcPr>
          <w:p>
            <w:pPr>
              <w:pStyle w:val="Normal"/>
              <w:widowControl w:val="false"/>
              <w:pBdr/>
              <w:spacing w:lineRule="exact" w:line="240" w:before="100" w:after="100"/>
              <w:ind w:left="100" w:right="100" w:hanging="0"/>
              <w:jc w:val="right"/>
              <w:rPr/>
            </w:pPr>
            <w:moveTo w:id="445" w:author="Alex Weber" w:date="2025-05-05T11:48:53Z">
              <w:r>
                <w:rPr>
                  <w:rFonts w:eastAsia="DejaVu Sans" w:cs="DejaVu Sans" w:ascii="DejaVu Sans" w:hAnsi="DejaVu Sans"/>
                  <w:b w:val="false"/>
                  <w:i w:val="false"/>
                  <w:color w:val="000000"/>
                  <w:sz w:val="22"/>
                  <w:szCs w:val="22"/>
                  <w:u w:val="none"/>
                </w:rPr>
                <w:t>0.06 [-0.14 to 0.25] / -0.13</w:t>
              </w:r>
            </w:moveTo>
          </w:p>
        </w:tc>
        <w:tc>
          <w:tcPr>
            <w:tcW w:w="1957" w:type="dxa"/>
            <w:tcBorders/>
            <w:shd w:color="auto" w:fill="FFFFFF" w:val="clear"/>
            <w:vAlign w:val="center"/>
          </w:tcPr>
          <w:p>
            <w:pPr>
              <w:pStyle w:val="Normal"/>
              <w:widowControl w:val="false"/>
              <w:pBdr/>
              <w:spacing w:lineRule="exact" w:line="240" w:before="100" w:after="100"/>
              <w:ind w:left="100" w:right="100" w:hanging="0"/>
              <w:jc w:val="right"/>
              <w:rPr/>
            </w:pPr>
            <w:moveTo w:id="447" w:author="Alex Weber" w:date="2025-05-05T11:48:53Z">
              <w:r>
                <w:rPr>
                  <w:rFonts w:eastAsia="DejaVu Sans" w:cs="DejaVu Sans" w:ascii="DejaVu Sans" w:hAnsi="DejaVu Sans"/>
                  <w:b w:val="false"/>
                  <w:i w:val="false"/>
                  <w:color w:val="000000"/>
                  <w:sz w:val="22"/>
                  <w:szCs w:val="22"/>
                  <w:u w:val="none"/>
                </w:rPr>
                <w:t>-0.06 [-0.34 to 0.22] / -0.15</w:t>
              </w:r>
            </w:moveTo>
          </w:p>
        </w:tc>
        <w:tc>
          <w:tcPr>
            <w:tcW w:w="1850" w:type="dxa"/>
            <w:tcBorders/>
            <w:shd w:color="auto" w:fill="FFFFFF" w:val="clear"/>
            <w:vAlign w:val="center"/>
          </w:tcPr>
          <w:p>
            <w:pPr>
              <w:pStyle w:val="Normal"/>
              <w:widowControl w:val="false"/>
              <w:pBdr/>
              <w:spacing w:lineRule="exact" w:line="240" w:before="100" w:after="100"/>
              <w:ind w:left="100" w:right="100" w:hanging="0"/>
              <w:jc w:val="right"/>
              <w:rPr/>
            </w:pPr>
            <w:moveTo w:id="449" w:author="Alex Weber" w:date="2025-05-05T11:48:53Z">
              <w:r>
                <w:rPr>
                  <w:rFonts w:eastAsia="DejaVu Sans" w:cs="DejaVu Sans" w:ascii="DejaVu Sans" w:hAnsi="DejaVu Sans"/>
                  <w:b w:val="false"/>
                  <w:i w:val="false"/>
                  <w:color w:val="000000"/>
                  <w:sz w:val="22"/>
                  <w:szCs w:val="22"/>
                  <w:u w:val="none"/>
                </w:rPr>
                <w:t>-0.68 [-10.72 to 9.36] / -0.16</w:t>
              </w:r>
            </w:moveTo>
          </w:p>
        </w:tc>
        <w:tc>
          <w:tcPr>
            <w:tcW w:w="1425" w:type="dxa"/>
            <w:tcBorders/>
            <w:shd w:color="auto" w:fill="FFFFFF" w:val="clear"/>
            <w:vAlign w:val="center"/>
          </w:tcPr>
          <w:p>
            <w:pPr>
              <w:pStyle w:val="Normal"/>
              <w:widowControl w:val="false"/>
              <w:pBdr/>
              <w:spacing w:lineRule="exact" w:line="240" w:before="100" w:after="100"/>
              <w:ind w:left="100" w:right="100" w:hanging="0"/>
              <w:jc w:val="right"/>
              <w:rPr/>
            </w:pPr>
            <w:moveTo w:id="451" w:author="Alex Weber" w:date="2025-05-05T11:48:53Z">
              <w:r>
                <w:rPr>
                  <w:rFonts w:eastAsia="DejaVu Sans" w:cs="DejaVu Sans" w:ascii="DejaVu Sans" w:hAnsi="DejaVu Sans"/>
                  <w:b w:val="false"/>
                  <w:i w:val="false"/>
                  <w:color w:val="000000"/>
                  <w:sz w:val="22"/>
                  <w:szCs w:val="22"/>
                  <w:u w:val="none"/>
                </w:rPr>
                <w:t>-0.02 [-0.19 to 0.14] / -0.15</w:t>
              </w:r>
            </w:moveTo>
          </w:p>
        </w:tc>
      </w:tr>
      <w:tr>
        <w:trPr>
          <w:trHeight w:val="607" w:hRule="atLeast"/>
        </w:trPr>
        <w:tc>
          <w:tcPr>
            <w:tcW w:w="9359" w:type="dxa"/>
            <w:gridSpan w:val="6"/>
            <w:tcBorders/>
            <w:shd w:color="auto" w:fill="FFFFFF" w:val="clear"/>
            <w:vAlign w:val="center"/>
          </w:tcPr>
          <w:p>
            <w:pPr>
              <w:pStyle w:val="Normal"/>
              <w:widowControl w:val="false"/>
              <w:pBdr/>
              <w:spacing w:lineRule="exact" w:line="240" w:before="100" w:after="100"/>
              <w:ind w:left="100" w:right="100" w:hanging="0"/>
              <w:jc w:val="center"/>
              <w:rPr/>
            </w:pPr>
            <w:moveTo w:id="453" w:author="Alex Weber" w:date="2025-05-05T11:48:53Z">
              <w:r>
                <w:rPr>
                  <w:rFonts w:eastAsia="DejaVu Sans" w:cs="DejaVu Sans" w:ascii="DejaVu Sans" w:hAnsi="DejaVu Sans"/>
                  <w:b/>
                  <w:i w:val="false"/>
                  <w:color w:val="000000"/>
                  <w:sz w:val="22"/>
                  <w:szCs w:val="22"/>
                  <w:u w:val="none"/>
                </w:rPr>
                <w:t>CSaO</w:t>
              </w:r>
            </w:moveTo>
            <w:moveTo w:id="454" w:author="Alex Weber" w:date="2025-05-05T11:48:53Z">
              <w:r>
                <w:rPr>
                  <w:rFonts w:eastAsia="DejaVu Sans" w:cs="DejaVu Sans" w:ascii="DejaVu Sans" w:hAnsi="DejaVu Sans"/>
                  <w:b/>
                  <w:i w:val="false"/>
                  <w:color w:val="000000"/>
                  <w:sz w:val="22"/>
                  <w:szCs w:val="22"/>
                  <w:u w:val="none"/>
                  <w:vertAlign w:val="subscript"/>
                </w:rPr>
                <w:t>2</w:t>
              </w:r>
            </w:moveTo>
            <w:moveTo w:id="455" w:author="Alex Weber" w:date="2025-05-05T11:48:53Z">
              <w:r>
                <w:rPr>
                  <w:rFonts w:eastAsia="DejaVu Sans" w:cs="DejaVu Sans" w:ascii="DejaVu Sans" w:hAnsi="DejaVu Sans"/>
                  <w:b/>
                  <w:i w:val="false"/>
                  <w:color w:val="000000"/>
                  <w:sz w:val="22"/>
                  <w:szCs w:val="22"/>
                  <w:u w:val="none"/>
                </w:rPr>
                <w:t xml:space="preserve"> (%)</w:t>
              </w:r>
            </w:moveTo>
          </w:p>
        </w:tc>
      </w:tr>
      <w:tr>
        <w:trPr>
          <w:trHeight w:val="607" w:hRule="atLeast"/>
        </w:trPr>
        <w:tc>
          <w:tcPr>
            <w:tcW w:w="614" w:type="dxa"/>
            <w:tcBorders/>
            <w:shd w:color="auto" w:fill="FFFFFF" w:val="clear"/>
            <w:vAlign w:val="center"/>
          </w:tcPr>
          <w:p>
            <w:pPr>
              <w:pStyle w:val="Normal"/>
              <w:widowControl w:val="false"/>
              <w:pBdr/>
              <w:spacing w:lineRule="exact" w:line="240" w:before="100" w:after="100"/>
              <w:ind w:left="100" w:right="100" w:hanging="0"/>
              <w:jc w:val="left"/>
              <w:rPr/>
            </w:pPr>
            <w:moveTo w:id="457" w:author="Alex Weber" w:date="2025-05-05T11:48:53Z">
              <w:r>
                <w:rPr>
                  <w:rFonts w:eastAsia="DejaVu Sans" w:cs="DejaVu Sans" w:ascii="DejaVu Sans" w:hAnsi="DejaVu Sans"/>
                  <w:b w:val="false"/>
                  <w:i w:val="false"/>
                  <w:color w:val="000000"/>
                  <w:sz w:val="22"/>
                  <w:szCs w:val="22"/>
                  <w:u w:val="none"/>
                </w:rPr>
                <w:t>n/a</w:t>
              </w:r>
            </w:moveTo>
          </w:p>
        </w:tc>
        <w:tc>
          <w:tcPr>
            <w:tcW w:w="1666" w:type="dxa"/>
            <w:tcBorders/>
            <w:shd w:color="auto" w:fill="FFFFFF" w:val="clear"/>
            <w:vAlign w:val="center"/>
          </w:tcPr>
          <w:p>
            <w:pPr>
              <w:pStyle w:val="Normal"/>
              <w:widowControl w:val="false"/>
              <w:pBdr/>
              <w:spacing w:lineRule="exact" w:line="240" w:before="100" w:after="100"/>
              <w:ind w:left="100" w:right="100" w:hanging="0"/>
              <w:jc w:val="right"/>
              <w:rPr/>
            </w:pPr>
            <w:moveTo w:id="459" w:author="Alex Weber" w:date="2025-05-05T11:48:53Z">
              <w:r>
                <w:rPr>
                  <w:rFonts w:eastAsia="DejaVu Sans" w:cs="DejaVu Sans" w:ascii="DejaVu Sans" w:hAnsi="DejaVu Sans"/>
                  <w:b w:val="false"/>
                  <w:i w:val="false"/>
                  <w:color w:val="000000"/>
                  <w:sz w:val="22"/>
                  <w:szCs w:val="22"/>
                  <w:u w:val="none"/>
                </w:rPr>
                <w:t>-0.05 [-0.18 to 0.08] / 0.06</w:t>
              </w:r>
            </w:moveTo>
          </w:p>
        </w:tc>
        <w:tc>
          <w:tcPr>
            <w:tcW w:w="1847" w:type="dxa"/>
            <w:tcBorders/>
            <w:shd w:color="auto" w:fill="FFFFFF" w:val="clear"/>
            <w:vAlign w:val="center"/>
          </w:tcPr>
          <w:p>
            <w:pPr>
              <w:pStyle w:val="Normal"/>
              <w:widowControl w:val="false"/>
              <w:pBdr/>
              <w:spacing w:lineRule="exact" w:line="240" w:before="100" w:after="100"/>
              <w:ind w:left="100" w:right="100" w:hanging="0"/>
              <w:jc w:val="right"/>
              <w:rPr/>
            </w:pPr>
            <w:moveTo w:id="461" w:author="Alex Weber" w:date="2025-05-05T11:48:53Z">
              <w:r>
                <w:rPr>
                  <w:rFonts w:eastAsia="DejaVu Sans" w:cs="DejaVu Sans" w:ascii="DejaVu Sans" w:hAnsi="DejaVu Sans"/>
                  <w:b w:val="false"/>
                  <w:i w:val="false"/>
                  <w:color w:val="000000"/>
                  <w:sz w:val="22"/>
                  <w:szCs w:val="22"/>
                  <w:u w:val="none"/>
                </w:rPr>
                <w:t>-0.06 [-0.12 to 0] / 0.23</w:t>
              </w:r>
            </w:moveTo>
          </w:p>
        </w:tc>
        <w:tc>
          <w:tcPr>
            <w:tcW w:w="1957" w:type="dxa"/>
            <w:tcBorders/>
            <w:shd w:color="auto" w:fill="FFFFFF" w:val="clear"/>
            <w:vAlign w:val="center"/>
          </w:tcPr>
          <w:p>
            <w:pPr>
              <w:pStyle w:val="Normal"/>
              <w:widowControl w:val="false"/>
              <w:pBdr/>
              <w:spacing w:lineRule="exact" w:line="240" w:before="100" w:after="100"/>
              <w:ind w:left="100" w:right="100" w:hanging="0"/>
              <w:jc w:val="right"/>
              <w:rPr/>
            </w:pPr>
            <w:moveTo w:id="463" w:author="Alex Weber" w:date="2025-05-05T11:48:53Z">
              <w:r>
                <w:rPr>
                  <w:rFonts w:eastAsia="DejaVu Sans" w:cs="DejaVu Sans" w:ascii="DejaVu Sans" w:hAnsi="DejaVu Sans"/>
                  <w:b w:val="false"/>
                  <w:i w:val="false"/>
                  <w:color w:val="000000"/>
                  <w:sz w:val="22"/>
                  <w:szCs w:val="22"/>
                  <w:u w:val="none"/>
                </w:rPr>
                <w:t>0.02 [-0.08 to 0.12] / 0.03</w:t>
              </w:r>
            </w:moveTo>
          </w:p>
        </w:tc>
        <w:tc>
          <w:tcPr>
            <w:tcW w:w="1850" w:type="dxa"/>
            <w:tcBorders/>
            <w:shd w:color="auto" w:fill="FFFFFF" w:val="clear"/>
            <w:vAlign w:val="center"/>
          </w:tcPr>
          <w:p>
            <w:pPr>
              <w:pStyle w:val="Normal"/>
              <w:widowControl w:val="false"/>
              <w:pBdr/>
              <w:spacing w:lineRule="exact" w:line="240" w:before="100" w:after="100"/>
              <w:ind w:left="100" w:right="100" w:hanging="0"/>
              <w:jc w:val="right"/>
              <w:rPr/>
            </w:pPr>
            <w:moveTo w:id="465" w:author="Alex Weber" w:date="2025-05-05T11:48:53Z">
              <w:r>
                <w:rPr>
                  <w:rFonts w:eastAsia="DejaVu Sans" w:cs="DejaVu Sans" w:ascii="DejaVu Sans" w:hAnsi="DejaVu Sans"/>
                  <w:b w:val="false"/>
                  <w:i w:val="false"/>
                  <w:color w:val="000000"/>
                  <w:sz w:val="22"/>
                  <w:szCs w:val="22"/>
                  <w:u w:val="none"/>
                </w:rPr>
                <w:t>0.34 [-3.23 to 3.91] / 0.02</w:t>
              </w:r>
            </w:moveTo>
          </w:p>
        </w:tc>
        <w:tc>
          <w:tcPr>
            <w:tcW w:w="1425" w:type="dxa"/>
            <w:tcBorders/>
            <w:shd w:color="auto" w:fill="FFFFFF" w:val="clear"/>
            <w:vAlign w:val="center"/>
          </w:tcPr>
          <w:p>
            <w:pPr>
              <w:pStyle w:val="Normal"/>
              <w:widowControl w:val="false"/>
              <w:pBdr/>
              <w:spacing w:lineRule="exact" w:line="240" w:before="100" w:after="100"/>
              <w:ind w:left="100" w:right="100" w:hanging="0"/>
              <w:jc w:val="right"/>
              <w:rPr/>
            </w:pPr>
            <w:moveTo w:id="467" w:author="Alex Weber" w:date="2025-05-05T11:48:53Z">
              <w:r>
                <w:rPr>
                  <w:rFonts w:eastAsia="DejaVu Sans" w:cs="DejaVu Sans" w:ascii="DejaVu Sans" w:hAnsi="DejaVu Sans"/>
                  <w:b w:val="false"/>
                  <w:i w:val="false"/>
                  <w:color w:val="000000"/>
                  <w:sz w:val="22"/>
                  <w:szCs w:val="22"/>
                  <w:u w:val="none"/>
                </w:rPr>
                <w:t>-0.01 [-0.07 to 0.05] / 0.02</w:t>
              </w:r>
            </w:moveTo>
          </w:p>
        </w:tc>
      </w:tr>
      <w:tr>
        <w:trPr>
          <w:trHeight w:val="607" w:hRule="atLeast"/>
        </w:trPr>
        <w:tc>
          <w:tcPr>
            <w:tcW w:w="9359" w:type="dxa"/>
            <w:gridSpan w:val="6"/>
            <w:tcBorders/>
            <w:shd w:color="auto" w:fill="FFFFFF" w:val="clear"/>
            <w:vAlign w:val="center"/>
          </w:tcPr>
          <w:p>
            <w:pPr>
              <w:pStyle w:val="Normal"/>
              <w:widowControl w:val="false"/>
              <w:pBdr/>
              <w:spacing w:lineRule="exact" w:line="240" w:before="100" w:after="100"/>
              <w:ind w:left="100" w:right="100" w:hanging="0"/>
              <w:jc w:val="center"/>
              <w:rPr/>
            </w:pPr>
            <w:moveTo w:id="469" w:author="Alex Weber" w:date="2025-05-05T11:48:53Z">
              <w:r>
                <w:rPr>
                  <w:rFonts w:eastAsia="DejaVu Sans" w:cs="DejaVu Sans" w:ascii="DejaVu Sans" w:hAnsi="DejaVu Sans"/>
                  <w:b/>
                  <w:i w:val="false"/>
                  <w:color w:val="000000"/>
                  <w:sz w:val="22"/>
                  <w:szCs w:val="22"/>
                  <w:u w:val="none"/>
                </w:rPr>
                <w:t>OEF (%)</w:t>
              </w:r>
            </w:moveTo>
          </w:p>
        </w:tc>
      </w:tr>
      <w:tr>
        <w:trPr>
          <w:trHeight w:val="607" w:hRule="atLeast"/>
        </w:trPr>
        <w:tc>
          <w:tcPr>
            <w:tcW w:w="614" w:type="dxa"/>
            <w:tcBorders/>
            <w:shd w:color="auto" w:fill="FFFFFF" w:val="clear"/>
            <w:vAlign w:val="center"/>
          </w:tcPr>
          <w:p>
            <w:pPr>
              <w:pStyle w:val="Normal"/>
              <w:widowControl w:val="false"/>
              <w:pBdr/>
              <w:spacing w:lineRule="exact" w:line="240" w:before="100" w:after="100"/>
              <w:ind w:left="100" w:right="100" w:hanging="0"/>
              <w:jc w:val="left"/>
              <w:rPr/>
            </w:pPr>
            <w:moveTo w:id="471" w:author="Alex Weber" w:date="2025-05-05T11:48:53Z">
              <w:r>
                <w:rPr>
                  <w:rFonts w:eastAsia="DejaVu Sans" w:cs="DejaVu Sans" w:ascii="DejaVu Sans" w:hAnsi="DejaVu Sans"/>
                  <w:b w:val="false"/>
                  <w:i w:val="false"/>
                  <w:color w:val="000000"/>
                  <w:sz w:val="22"/>
                  <w:szCs w:val="22"/>
                  <w:u w:val="none"/>
                </w:rPr>
                <w:t>Wholebrain</w:t>
              </w:r>
            </w:moveTo>
          </w:p>
        </w:tc>
        <w:tc>
          <w:tcPr>
            <w:tcW w:w="1666" w:type="dxa"/>
            <w:tcBorders/>
            <w:shd w:color="auto" w:fill="FFFFFF" w:val="clear"/>
            <w:vAlign w:val="center"/>
          </w:tcPr>
          <w:p>
            <w:pPr>
              <w:pStyle w:val="Normal"/>
              <w:widowControl w:val="false"/>
              <w:pBdr/>
              <w:spacing w:lineRule="exact" w:line="240" w:before="100" w:after="100"/>
              <w:ind w:left="100" w:right="100" w:hanging="0"/>
              <w:jc w:val="right"/>
              <w:rPr/>
            </w:pPr>
            <w:moveTo w:id="473" w:author="Alex Weber" w:date="2025-05-05T11:48:53Z">
              <w:r>
                <w:rPr>
                  <w:rFonts w:eastAsia="DejaVu Sans" w:cs="DejaVu Sans" w:ascii="DejaVu Sans" w:hAnsi="DejaVu Sans"/>
                  <w:b w:val="false"/>
                  <w:i w:val="false"/>
                  <w:color w:val="000000"/>
                  <w:sz w:val="22"/>
                  <w:szCs w:val="22"/>
                  <w:u w:val="none"/>
                </w:rPr>
                <w:t>0.13 [-0.26 to 0.52] / -0.14</w:t>
              </w:r>
            </w:moveTo>
          </w:p>
        </w:tc>
        <w:tc>
          <w:tcPr>
            <w:tcW w:w="1847" w:type="dxa"/>
            <w:tcBorders/>
            <w:shd w:color="auto" w:fill="FFFFFF" w:val="clear"/>
            <w:vAlign w:val="center"/>
          </w:tcPr>
          <w:p>
            <w:pPr>
              <w:pStyle w:val="Normal"/>
              <w:widowControl w:val="false"/>
              <w:pBdr/>
              <w:spacing w:lineRule="exact" w:line="240" w:before="100" w:after="100"/>
              <w:ind w:left="100" w:right="100" w:hanging="0"/>
              <w:jc w:val="right"/>
              <w:rPr/>
            </w:pPr>
            <w:moveTo w:id="475" w:author="Alex Weber" w:date="2025-05-05T11:48:53Z">
              <w:r>
                <w:rPr>
                  <w:rFonts w:eastAsia="DejaVu Sans" w:cs="DejaVu Sans" w:ascii="DejaVu Sans" w:hAnsi="DejaVu Sans"/>
                  <w:b w:val="false"/>
                  <w:i w:val="false"/>
                  <w:color w:val="000000"/>
                  <w:sz w:val="22"/>
                  <w:szCs w:val="22"/>
                  <w:u w:val="none"/>
                </w:rPr>
                <w:t>-0.1 [-0.31 to 0.11] / -0.1</w:t>
              </w:r>
            </w:moveTo>
          </w:p>
        </w:tc>
        <w:tc>
          <w:tcPr>
            <w:tcW w:w="1957" w:type="dxa"/>
            <w:tcBorders/>
            <w:shd w:color="auto" w:fill="FFFFFF" w:val="clear"/>
            <w:vAlign w:val="center"/>
          </w:tcPr>
          <w:p>
            <w:pPr>
              <w:pStyle w:val="Normal"/>
              <w:widowControl w:val="false"/>
              <w:pBdr/>
              <w:spacing w:lineRule="exact" w:line="240" w:before="100" w:after="100"/>
              <w:ind w:left="100" w:right="100" w:hanging="0"/>
              <w:jc w:val="right"/>
              <w:rPr/>
            </w:pPr>
            <w:moveTo w:id="477" w:author="Alex Weber" w:date="2025-05-05T11:48:53Z">
              <w:r>
                <w:rPr>
                  <w:rFonts w:eastAsia="DejaVu Sans" w:cs="DejaVu Sans" w:ascii="DejaVu Sans" w:hAnsi="DejaVu Sans"/>
                  <w:b w:val="false"/>
                  <w:i w:val="false"/>
                  <w:color w:val="000000"/>
                  <w:sz w:val="22"/>
                  <w:szCs w:val="22"/>
                  <w:u w:val="none"/>
                </w:rPr>
                <w:t>0.07 [-0.23 to 0.38] / -0.15</w:t>
              </w:r>
            </w:moveTo>
          </w:p>
        </w:tc>
        <w:tc>
          <w:tcPr>
            <w:tcW w:w="1850" w:type="dxa"/>
            <w:tcBorders/>
            <w:shd w:color="auto" w:fill="FFFFFF" w:val="clear"/>
            <w:vAlign w:val="center"/>
          </w:tcPr>
          <w:p>
            <w:pPr>
              <w:pStyle w:val="Normal"/>
              <w:widowControl w:val="false"/>
              <w:pBdr/>
              <w:spacing w:lineRule="exact" w:line="240" w:before="100" w:after="100"/>
              <w:ind w:left="100" w:right="100" w:hanging="0"/>
              <w:jc w:val="right"/>
              <w:rPr/>
            </w:pPr>
            <w:moveTo w:id="479" w:author="Alex Weber" w:date="2025-05-05T11:48:53Z">
              <w:r>
                <w:rPr>
                  <w:rFonts w:eastAsia="DejaVu Sans" w:cs="DejaVu Sans" w:ascii="DejaVu Sans" w:hAnsi="DejaVu Sans"/>
                  <w:b w:val="false"/>
                  <w:i w:val="false"/>
                  <w:color w:val="000000"/>
                  <w:sz w:val="22"/>
                  <w:szCs w:val="22"/>
                  <w:u w:val="none"/>
                </w:rPr>
                <w:t>0.83 [-10.03 to 11.68] / -0.17</w:t>
              </w:r>
            </w:moveTo>
          </w:p>
        </w:tc>
        <w:tc>
          <w:tcPr>
            <w:tcW w:w="1425" w:type="dxa"/>
            <w:tcBorders/>
            <w:shd w:color="auto" w:fill="FFFFFF" w:val="clear"/>
            <w:vAlign w:val="center"/>
          </w:tcPr>
          <w:p>
            <w:pPr>
              <w:pStyle w:val="Normal"/>
              <w:widowControl w:val="false"/>
              <w:pBdr/>
              <w:spacing w:lineRule="exact" w:line="240" w:before="100" w:after="100"/>
              <w:ind w:left="100" w:right="100" w:hanging="0"/>
              <w:jc w:val="right"/>
              <w:rPr/>
            </w:pPr>
            <w:moveTo w:id="481" w:author="Alex Weber" w:date="2025-05-05T11:48:53Z">
              <w:r>
                <w:rPr>
                  <w:rFonts w:eastAsia="DejaVu Sans" w:cs="DejaVu Sans" w:ascii="DejaVu Sans" w:hAnsi="DejaVu Sans"/>
                  <w:b w:val="false"/>
                  <w:i w:val="false"/>
                  <w:color w:val="000000"/>
                  <w:sz w:val="22"/>
                  <w:szCs w:val="22"/>
                  <w:u w:val="none"/>
                </w:rPr>
                <w:t>0.02 [-0.16 to 0.19] / -0.17</w:t>
              </w:r>
            </w:moveTo>
          </w:p>
        </w:tc>
      </w:tr>
      <w:tr>
        <w:trPr>
          <w:trHeight w:val="607" w:hRule="atLeast"/>
        </w:trPr>
        <w:tc>
          <w:tcPr>
            <w:tcW w:w="9359" w:type="dxa"/>
            <w:gridSpan w:val="6"/>
            <w:tcBorders/>
            <w:shd w:color="auto" w:fill="FFFFFF" w:val="clear"/>
            <w:vAlign w:val="center"/>
          </w:tcPr>
          <w:p>
            <w:pPr>
              <w:pStyle w:val="Normal"/>
              <w:widowControl w:val="false"/>
              <w:pBdr/>
              <w:spacing w:lineRule="exact" w:line="240" w:before="100" w:after="100"/>
              <w:ind w:left="100" w:right="100" w:hanging="0"/>
              <w:jc w:val="center"/>
              <w:rPr/>
            </w:pPr>
            <w:moveTo w:id="483" w:author="Alex Weber" w:date="2025-05-05T11:48:53Z">
              <w:r>
                <w:rPr>
                  <w:rFonts w:eastAsia="DejaVu Sans" w:cs="DejaVu Sans" w:ascii="DejaVu Sans" w:hAnsi="DejaVu Sans"/>
                  <w:b/>
                  <w:i w:val="false"/>
                  <w:color w:val="000000"/>
                  <w:sz w:val="22"/>
                  <w:szCs w:val="22"/>
                  <w:u w:val="none"/>
                </w:rPr>
                <w:t>Hct (%)</w:t>
              </w:r>
            </w:moveTo>
          </w:p>
        </w:tc>
      </w:tr>
      <w:tr>
        <w:trPr>
          <w:trHeight w:val="607" w:hRule="atLeast"/>
        </w:trPr>
        <w:tc>
          <w:tcPr>
            <w:tcW w:w="614" w:type="dxa"/>
            <w:tcBorders/>
            <w:shd w:color="auto" w:fill="FFFFFF" w:val="clear"/>
            <w:vAlign w:val="center"/>
          </w:tcPr>
          <w:p>
            <w:pPr>
              <w:pStyle w:val="Normal"/>
              <w:widowControl w:val="false"/>
              <w:pBdr/>
              <w:spacing w:lineRule="exact" w:line="240" w:before="100" w:after="100"/>
              <w:ind w:left="100" w:right="100" w:hanging="0"/>
              <w:jc w:val="left"/>
              <w:rPr/>
            </w:pPr>
            <w:moveTo w:id="485" w:author="Alex Weber" w:date="2025-05-05T11:48:53Z">
              <w:r>
                <w:rPr>
                  <w:rFonts w:eastAsia="DejaVu Sans" w:cs="DejaVu Sans" w:ascii="DejaVu Sans" w:hAnsi="DejaVu Sans"/>
                  <w:b w:val="false"/>
                  <w:i w:val="false"/>
                  <w:color w:val="000000"/>
                  <w:sz w:val="22"/>
                  <w:szCs w:val="22"/>
                  <w:u w:val="none"/>
                </w:rPr>
                <w:t>n/a</w:t>
              </w:r>
            </w:moveTo>
          </w:p>
        </w:tc>
        <w:tc>
          <w:tcPr>
            <w:tcW w:w="1666" w:type="dxa"/>
            <w:tcBorders/>
            <w:shd w:color="auto" w:fill="FFFFFF" w:val="clear"/>
            <w:vAlign w:val="center"/>
          </w:tcPr>
          <w:p>
            <w:pPr>
              <w:pStyle w:val="Normal"/>
              <w:widowControl w:val="false"/>
              <w:pBdr/>
              <w:spacing w:lineRule="exact" w:line="240" w:before="100" w:after="100"/>
              <w:ind w:left="100" w:right="100" w:hanging="0"/>
              <w:jc w:val="right"/>
              <w:rPr/>
            </w:pPr>
            <w:moveTo w:id="487" w:author="Alex Weber" w:date="2025-05-05T11:48:53Z">
              <w:r>
                <w:rPr>
                  <w:rFonts w:eastAsia="DejaVu Sans" w:cs="DejaVu Sans" w:ascii="DejaVu Sans" w:hAnsi="DejaVu Sans"/>
                  <w:b w:val="false"/>
                  <w:i w:val="false"/>
                  <w:color w:val="000000"/>
                  <w:sz w:val="22"/>
                  <w:szCs w:val="22"/>
                  <w:u w:val="none"/>
                </w:rPr>
                <w:t>-0.19 [-0.49 to 0.12] / -0.07</w:t>
              </w:r>
            </w:moveTo>
          </w:p>
        </w:tc>
        <w:tc>
          <w:tcPr>
            <w:tcW w:w="1847" w:type="dxa"/>
            <w:tcBorders/>
            <w:shd w:color="auto" w:fill="FFFFFF" w:val="clear"/>
            <w:vAlign w:val="center"/>
          </w:tcPr>
          <w:p>
            <w:pPr>
              <w:pStyle w:val="Normal"/>
              <w:widowControl w:val="false"/>
              <w:pBdr/>
              <w:spacing w:lineRule="exact" w:line="240" w:before="100" w:after="100"/>
              <w:ind w:left="100" w:right="100" w:hanging="0"/>
              <w:jc w:val="right"/>
              <w:rPr/>
            </w:pPr>
            <w:moveTo w:id="489" w:author="Alex Weber" w:date="2025-05-05T11:48:53Z">
              <w:r>
                <w:rPr>
                  <w:rFonts w:eastAsia="DejaVu Sans" w:cs="DejaVu Sans" w:ascii="DejaVu Sans" w:hAnsi="DejaVu Sans"/>
                  <w:b w:val="false"/>
                  <w:i w:val="false"/>
                  <w:color w:val="000000"/>
                  <w:sz w:val="22"/>
                  <w:szCs w:val="22"/>
                  <w:u w:val="none"/>
                </w:rPr>
                <w:t>-0.02 [-0.2 to 0.15] / -0.18</w:t>
              </w:r>
            </w:moveTo>
          </w:p>
        </w:tc>
        <w:tc>
          <w:tcPr>
            <w:tcW w:w="1957" w:type="dxa"/>
            <w:tcBorders/>
            <w:shd w:color="auto" w:fill="FFFFFF" w:val="clear"/>
            <w:vAlign w:val="center"/>
          </w:tcPr>
          <w:p>
            <w:pPr>
              <w:pStyle w:val="Normal"/>
              <w:widowControl w:val="false"/>
              <w:pBdr/>
              <w:spacing w:lineRule="exact" w:line="240" w:before="100" w:after="100"/>
              <w:ind w:left="100" w:right="100" w:hanging="0"/>
              <w:jc w:val="right"/>
              <w:rPr/>
            </w:pPr>
            <w:moveTo w:id="491" w:author="Alex Weber" w:date="2025-05-05T11:48:53Z">
              <w:r>
                <w:rPr>
                  <w:rFonts w:eastAsia="DejaVu Sans" w:cs="DejaVu Sans" w:ascii="DejaVu Sans" w:hAnsi="DejaVu Sans"/>
                  <w:b w:val="false"/>
                  <w:i w:val="false"/>
                  <w:color w:val="000000"/>
                  <w:sz w:val="22"/>
                  <w:szCs w:val="22"/>
                  <w:u w:val="none"/>
                </w:rPr>
                <w:t>-0.05 [-0.3 to 0.19] / -0.17</w:t>
              </w:r>
            </w:moveTo>
          </w:p>
        </w:tc>
        <w:tc>
          <w:tcPr>
            <w:tcW w:w="1850" w:type="dxa"/>
            <w:tcBorders/>
            <w:shd w:color="auto" w:fill="FFFFFF" w:val="clear"/>
            <w:vAlign w:val="center"/>
          </w:tcPr>
          <w:p>
            <w:pPr>
              <w:pStyle w:val="Normal"/>
              <w:widowControl w:val="false"/>
              <w:pBdr/>
              <w:spacing w:lineRule="exact" w:line="240" w:before="100" w:after="100"/>
              <w:ind w:left="100" w:right="100" w:hanging="0"/>
              <w:jc w:val="right"/>
              <w:rPr/>
            </w:pPr>
            <w:moveTo w:id="493" w:author="Alex Weber" w:date="2025-05-05T11:48:53Z">
              <w:r>
                <w:rPr>
                  <w:rFonts w:eastAsia="DejaVu Sans" w:cs="DejaVu Sans" w:ascii="DejaVu Sans" w:hAnsi="DejaVu Sans"/>
                  <w:b w:val="false"/>
                  <w:i w:val="false"/>
                  <w:color w:val="000000"/>
                  <w:sz w:val="22"/>
                  <w:szCs w:val="22"/>
                  <w:u w:val="none"/>
                </w:rPr>
                <w:t>2.35 [-6.48 to 11.17] / -0.16</w:t>
              </w:r>
            </w:moveTo>
          </w:p>
        </w:tc>
        <w:tc>
          <w:tcPr>
            <w:tcW w:w="1425" w:type="dxa"/>
            <w:tcBorders/>
            <w:shd w:color="auto" w:fill="FFFFFF" w:val="clear"/>
            <w:vAlign w:val="center"/>
          </w:tcPr>
          <w:p>
            <w:pPr>
              <w:pStyle w:val="Normal"/>
              <w:widowControl w:val="false"/>
              <w:pBdr/>
              <w:spacing w:lineRule="exact" w:line="240" w:before="100" w:after="100"/>
              <w:ind w:left="100" w:right="100" w:hanging="0"/>
              <w:jc w:val="right"/>
              <w:rPr/>
            </w:pPr>
            <w:moveTo w:id="495" w:author="Alex Weber" w:date="2025-05-05T11:48:53Z">
              <w:r>
                <w:rPr>
                  <w:rFonts w:eastAsia="DejaVu Sans" w:cs="DejaVu Sans" w:ascii="DejaVu Sans" w:hAnsi="DejaVu Sans"/>
                  <w:b w:val="false"/>
                  <w:i w:val="false"/>
                  <w:color w:val="000000"/>
                  <w:sz w:val="22"/>
                  <w:szCs w:val="22"/>
                  <w:u w:val="none"/>
                </w:rPr>
                <w:t>-0.09 [-0.23 to 0.05] / -0.05</w:t>
              </w:r>
            </w:moveTo>
          </w:p>
        </w:tc>
      </w:tr>
      <w:tr>
        <w:trPr>
          <w:trHeight w:val="360" w:hRule="atLeast"/>
        </w:trPr>
        <w:tc>
          <w:tcPr>
            <w:tcW w:w="9359" w:type="dxa"/>
            <w:gridSpan w:val="6"/>
            <w:tcBorders/>
            <w:shd w:color="auto" w:fill="FFFFFF" w:val="clear"/>
            <w:vAlign w:val="center"/>
          </w:tcPr>
          <w:p>
            <w:pPr>
              <w:pStyle w:val="Normal"/>
              <w:widowControl w:val="false"/>
              <w:pBdr/>
              <w:spacing w:lineRule="exact" w:line="240" w:before="100" w:after="100"/>
              <w:ind w:left="100" w:right="100" w:hanging="0"/>
              <w:jc w:val="left"/>
              <w:rPr/>
            </w:pPr>
            <w:moveTo w:id="497" w:author="Alex Weber" w:date="2025-05-05T11:48:53Z">
              <w:bookmarkStart w:id="31" w:name="tbl-linreg"/>
              <w:r>
                <w:rPr>
                  <w:rFonts w:eastAsia="DejaVu Sans" w:cs="DejaVu Sans" w:ascii="DejaVu Sans" w:hAnsi="DejaVu Sans"/>
                  <w:b w:val="false"/>
                  <w:i w:val="false"/>
                  <w:color w:val="000000"/>
                  <w:sz w:val="22"/>
                  <w:szCs w:val="22"/>
                  <w:u w:val="none"/>
                </w:rPr>
                <w:t>CGM = cortical grey matter; WM = white matter; DGM = deep grey matter; BS = brainstem; Cereb = cerebellum; H&amp;A = hippocampus and amygdala.</w:t>
              </w:r>
            </w:moveTo>
            <w:bookmarkEnd w:id="31"/>
          </w:p>
        </w:tc>
      </w:tr>
    </w:tbl>
    <w:p>
      <w:pPr>
        <w:pStyle w:val="Heading1"/>
        <w:rPr/>
      </w:pPr>
      <w:r>
        <w:rPr/>
        <w:t>Discussion</w:t>
      </w:r>
    </w:p>
    <w:p>
      <w:pPr>
        <w:pStyle w:val="FirstParagraph"/>
        <w:rPr/>
      </w:pPr>
      <w:r>
        <w:rPr/>
        <w:t>We presented the initial results of a novel, non-invasive MRI method and analysis pipeline to evaluate CSvO</w:t>
      </w:r>
      <w:r>
        <w:rPr>
          <w:vertAlign w:val="subscript"/>
        </w:rPr>
        <w:t>2</w:t>
      </w:r>
      <w:r>
        <w:rPr/>
        <w:t>, OEF and CMRO</w:t>
      </w:r>
      <w:r>
        <w:rPr>
          <w:vertAlign w:val="subscript"/>
        </w:rPr>
        <w:t>2</w:t>
      </w:r>
      <w:r>
        <w:rPr/>
        <w:t xml:space="preserve"> in preterm neonates. The values we found agreed well with earlier reported reference values. In addition, our technique allowed us to examined the effects of various forms of respiratory support on CBF and CMRO</w:t>
      </w:r>
      <w:r>
        <w:rPr>
          <w:vertAlign w:val="subscript"/>
        </w:rPr>
        <w:t>2</w:t>
      </w:r>
      <w:r>
        <w:rPr/>
        <w:t xml:space="preserve"> in neonates born very preterm. We found that the proportion of days on respiratory support was positively associated with both CBF and CMRO</w:t>
      </w:r>
      <w:r>
        <w:rPr>
          <w:vertAlign w:val="subscript"/>
        </w:rPr>
        <w:t>2</w:t>
      </w:r>
      <w:r>
        <w:rPr/>
        <w:t xml:space="preserve"> in all brain regions, a negative association was found for both CBF (some brain regions) and CMRO</w:t>
      </w:r>
      <w:r>
        <w:rPr>
          <w:vertAlign w:val="subscript"/>
        </w:rPr>
        <w:t>2</w:t>
      </w:r>
      <w:r>
        <w:rPr/>
        <w:t xml:space="preserve"> (all brain regions) with days in room air, and non-invasive ventilation showed a positive association with CBF in all regions, and a positive association with CMRO</w:t>
      </w:r>
      <w:r>
        <w:rPr>
          <w:vertAlign w:val="subscript"/>
        </w:rPr>
        <w:t>2</w:t>
      </w:r>
      <w:r>
        <w:rPr/>
        <w:t xml:space="preserve"> in the brainstem and cerebellum.</w:t>
      </w:r>
    </w:p>
    <w:p>
      <w:pPr>
        <w:pStyle w:val="Heading2"/>
        <w:rPr/>
      </w:pPr>
      <w:bookmarkStart w:id="32" w:name="Xc47145ccf2710a979c181cc3b6c7c383be646b2"/>
      <w:r>
        <w:rPr/>
        <w:t>Comparison of MRI methods with previous literature</w:t>
      </w:r>
    </w:p>
    <w:p>
      <w:pPr>
        <w:pStyle w:val="FirstParagraph"/>
        <w:rPr/>
      </w:pPr>
      <w:r>
        <w:rPr/>
        <w:t xml:space="preserve">The results from previous neonatal studies are summarized in </w:t>
      </w:r>
      <w:hyperlink w:anchor="tbl-litvalues">
        <w:r>
          <w:rPr>
            <w:rStyle w:val="InternetLink"/>
          </w:rPr>
          <w:t>Table 4</w:t>
        </w:r>
      </w:hyperlink>
      <w:r>
        <w:rPr/>
        <w:t>. The global CMRO</w:t>
      </w:r>
      <w:r>
        <w:rPr>
          <w:vertAlign w:val="subscript"/>
        </w:rPr>
        <w:t>2</w:t>
      </w:r>
      <w:r>
        <w:rPr/>
        <w:t>, CBF, OEF and CSvO</w:t>
      </w:r>
      <w:r>
        <w:rPr>
          <w:vertAlign w:val="subscript"/>
        </w:rPr>
        <w:t>2</w:t>
      </w:r>
      <w:r>
        <w:rPr/>
        <w:t xml:space="preserve"> values from this study align well with the literature from MRI, NIRS and PET studies reported for TEA infants.</w:t>
      </w:r>
    </w:p>
    <w:tbl>
      <w:tblPr>
        <w:tblW w:w="5000" w:type="pct"/>
        <w:jc w:val="left"/>
        <w:tblInd w:w="0" w:type="dxa"/>
        <w:tblLayout w:type="fixed"/>
        <w:tblCellMar>
          <w:top w:w="0" w:type="dxa"/>
          <w:left w:w="108" w:type="dxa"/>
          <w:bottom w:w="0" w:type="dxa"/>
          <w:right w:w="108" w:type="dxa"/>
        </w:tblCellMar>
      </w:tblPr>
      <w:tblGrid>
        <w:gridCol w:w="9360"/>
      </w:tblGrid>
      <w:tr>
        <w:trPr/>
        <w:tc>
          <w:tcPr>
            <w:tcW w:w="9360" w:type="dxa"/>
            <w:tcBorders/>
          </w:tcPr>
          <w:p>
            <w:pPr>
              <w:pStyle w:val="ImageCaption"/>
              <w:widowControl w:val="false"/>
              <w:spacing w:before="200" w:after="120"/>
              <w:jc w:val="left"/>
              <w:rPr/>
            </w:pPr>
            <w:moveTo w:id="499" w:author="Alex Weber" w:date="2025-05-05T11:48:53Z">
              <w:bookmarkStart w:id="33" w:name="tbl-litvalues"/>
              <w:r>
                <w:rPr>
                  <w:b/>
                  <w:bCs/>
                </w:rPr>
                <w:t>Table</w:t>
              </w:r>
            </w:moveTo>
            <w:moveTo w:id="500" w:author="Alex Weber" w:date="2025-05-05T11:48:53Z">
              <w:r>
                <w:rPr/>
                <w:t> 4</w:t>
              </w:r>
            </w:moveTo>
            <w:moveTo w:id="501" w:author="Alex Weber" w:date="2025-05-05T11:48:53Z">
              <w:r>
                <w:rPr>
                  <w:b/>
                  <w:bCs/>
                </w:rPr>
                <w:t>.</w:t>
              </w:r>
            </w:moveTo>
            <w:moveTo w:id="502" w:author="Alex Weber" w:date="2025-05-05T11:48:53Z">
              <w:r>
                <w:rPr/>
                <w:t xml:space="preserve"> </w:t>
              </w:r>
            </w:moveTo>
            <w:moveTo w:id="503" w:author="Alex Weber" w:date="2025-05-05T11:48:53Z">
              <w:r>
                <w:rPr>
                  <w:b/>
                  <w:bCs/>
                </w:rPr>
                <w:t>Comparison of Oxygenation and Cerebral Hemodynamics Across Studies.</w:t>
              </w:r>
            </w:moveTo>
            <w:moveTo w:id="504" w:author="Alex Weber" w:date="2025-05-05T11:48:53Z">
              <w:r>
                <w:rPr/>
                <w:t xml:space="preserve"> This table compares arterial and venous oxygenation, oxygen extraction fraction, cerebral blood flow, and cerebral metabolic rate of oxygen from the present study with findings from previous research</w:t>
              </w:r>
            </w:moveTo>
          </w:p>
        </w:tc>
      </w:tr>
    </w:tbl>
    <w:tbl>
      <w:tblPr>
        <w:tblW w:w="5000" w:type="pct"/>
        <w:jc w:val="center"/>
        <w:tblInd w:w="0" w:type="dxa"/>
        <w:tblLayout w:type="fixed"/>
        <w:tblCellMar>
          <w:top w:w="0" w:type="dxa"/>
          <w:left w:w="0" w:type="dxa"/>
          <w:bottom w:w="0" w:type="dxa"/>
          <w:right w:w="0" w:type="dxa"/>
        </w:tblCellMar>
        <w:tblLook w:noHBand="0" w:noVBand="1" w:firstColumn="0" w:lastRow="0" w:lastColumn="0" w:firstRow="1"/>
      </w:tblPr>
      <w:tblGrid>
        <w:gridCol w:w="1449"/>
        <w:gridCol w:w="585"/>
        <w:gridCol w:w="1505"/>
        <w:gridCol w:w="875"/>
        <w:gridCol w:w="713"/>
        <w:gridCol w:w="743"/>
        <w:gridCol w:w="829"/>
        <w:gridCol w:w="1204"/>
        <w:gridCol w:w="1456"/>
      </w:tblGrid>
      <w:tr>
        <w:trPr>
          <w:tblHeader w:val="true"/>
          <w:trHeight w:val="625" w:hRule="atLeast"/>
        </w:trPr>
        <w:tc>
          <w:tcPr>
            <w:tcW w:w="1449" w:type="dxa"/>
            <w:tcBorders/>
            <w:shd w:color="auto" w:fill="D3D3D3" w:val="clear"/>
            <w:vAlign w:val="center"/>
          </w:tcPr>
          <w:p>
            <w:pPr>
              <w:pStyle w:val="Normal"/>
              <w:widowControl w:val="false"/>
              <w:pBdr/>
              <w:spacing w:lineRule="exact" w:line="240" w:before="100" w:after="100"/>
              <w:ind w:left="100" w:right="100" w:hanging="0"/>
              <w:jc w:val="center"/>
              <w:rPr/>
            </w:pPr>
            <w:moveTo w:id="506" w:author="Alex Weber" w:date="2025-05-05T11:48:53Z">
              <w:r>
                <w:rPr>
                  <w:rFonts w:eastAsia="DejaVu Sans" w:cs="DejaVu Sans" w:ascii="DejaVu Sans" w:hAnsi="DejaVu Sans"/>
                  <w:b/>
                  <w:i w:val="false"/>
                  <w:color w:val="000000"/>
                  <w:sz w:val="22"/>
                  <w:szCs w:val="22"/>
                  <w:u w:val="none"/>
                </w:rPr>
                <w:t>Study</w:t>
              </w:r>
            </w:moveTo>
          </w:p>
        </w:tc>
        <w:tc>
          <w:tcPr>
            <w:tcW w:w="585" w:type="dxa"/>
            <w:tcBorders/>
            <w:shd w:color="auto" w:fill="D3D3D3" w:val="clear"/>
            <w:vAlign w:val="center"/>
          </w:tcPr>
          <w:p>
            <w:pPr>
              <w:pStyle w:val="Normal"/>
              <w:widowControl w:val="false"/>
              <w:pBdr/>
              <w:spacing w:lineRule="exact" w:line="240" w:before="100" w:after="100"/>
              <w:ind w:left="100" w:right="100" w:hanging="0"/>
              <w:jc w:val="center"/>
              <w:rPr/>
            </w:pPr>
            <w:moveTo w:id="508" w:author="Alex Weber" w:date="2025-05-05T11:48:53Z">
              <w:r>
                <w:rPr>
                  <w:rFonts w:eastAsia="DejaVu Sans" w:cs="DejaVu Sans" w:ascii="DejaVu Sans" w:hAnsi="DejaVu Sans"/>
                  <w:b/>
                  <w:i w:val="false"/>
                  <w:color w:val="000000"/>
                  <w:sz w:val="22"/>
                  <w:szCs w:val="22"/>
                  <w:u w:val="none"/>
                </w:rPr>
                <w:t>Method</w:t>
              </w:r>
            </w:moveTo>
          </w:p>
        </w:tc>
        <w:tc>
          <w:tcPr>
            <w:tcW w:w="1505" w:type="dxa"/>
            <w:tcBorders/>
            <w:shd w:color="auto" w:fill="D3D3D3" w:val="clear"/>
            <w:vAlign w:val="center"/>
          </w:tcPr>
          <w:p>
            <w:pPr>
              <w:pStyle w:val="Normal"/>
              <w:widowControl w:val="false"/>
              <w:pBdr/>
              <w:spacing w:lineRule="exact" w:line="240" w:before="100" w:after="100"/>
              <w:ind w:left="100" w:right="100" w:hanging="0"/>
              <w:jc w:val="center"/>
              <w:rPr/>
            </w:pPr>
            <w:moveTo w:id="510" w:author="Alex Weber" w:date="2025-05-05T11:48:53Z">
              <w:r>
                <w:rPr>
                  <w:rFonts w:eastAsia="DejaVu Sans" w:cs="DejaVu Sans" w:ascii="DejaVu Sans" w:hAnsi="DejaVu Sans"/>
                  <w:b/>
                  <w:i w:val="false"/>
                  <w:color w:val="000000"/>
                  <w:sz w:val="22"/>
                  <w:szCs w:val="22"/>
                  <w:u w:val="none"/>
                </w:rPr>
                <w:t>Number of Subjects</w:t>
              </w:r>
            </w:moveTo>
          </w:p>
        </w:tc>
        <w:tc>
          <w:tcPr>
            <w:tcW w:w="875" w:type="dxa"/>
            <w:tcBorders/>
            <w:shd w:color="auto" w:fill="D3D3D3" w:val="clear"/>
            <w:vAlign w:val="center"/>
          </w:tcPr>
          <w:p>
            <w:pPr>
              <w:pStyle w:val="Normal"/>
              <w:widowControl w:val="false"/>
              <w:pBdr/>
              <w:spacing w:lineRule="exact" w:line="240" w:before="100" w:after="100"/>
              <w:ind w:left="100" w:right="100" w:hanging="0"/>
              <w:jc w:val="center"/>
              <w:rPr/>
            </w:pPr>
            <w:moveTo w:id="512" w:author="Alex Weber" w:date="2025-05-05T11:48:53Z">
              <w:r>
                <w:rPr>
                  <w:rFonts w:eastAsia="DejaVu Sans" w:cs="DejaVu Sans" w:ascii="DejaVu Sans" w:hAnsi="DejaVu Sans"/>
                  <w:b/>
                  <w:i w:val="false"/>
                  <w:color w:val="000000"/>
                  <w:sz w:val="22"/>
                  <w:szCs w:val="22"/>
                  <w:u w:val="none"/>
                </w:rPr>
                <w:t>PMA (weeks)</w:t>
              </w:r>
            </w:moveTo>
          </w:p>
        </w:tc>
        <w:tc>
          <w:tcPr>
            <w:tcW w:w="713" w:type="dxa"/>
            <w:tcBorders/>
            <w:shd w:color="auto" w:fill="D3D3D3" w:val="clear"/>
            <w:vAlign w:val="center"/>
          </w:tcPr>
          <w:p>
            <w:pPr>
              <w:pStyle w:val="Normal"/>
              <w:widowControl w:val="false"/>
              <w:pBdr/>
              <w:spacing w:lineRule="exact" w:line="240" w:before="100" w:after="100"/>
              <w:ind w:left="100" w:right="100" w:hanging="0"/>
              <w:jc w:val="center"/>
              <w:rPr/>
            </w:pPr>
            <w:moveTo w:id="514" w:author="Alex Weber" w:date="2025-05-05T11:48:53Z">
              <w:r>
                <w:rPr>
                  <w:rFonts w:eastAsia="DejaVu Sans" w:cs="DejaVu Sans" w:ascii="DejaVu Sans" w:hAnsi="DejaVu Sans"/>
                  <w:b/>
                  <w:i w:val="false"/>
                  <w:color w:val="000000"/>
                  <w:sz w:val="22"/>
                  <w:szCs w:val="22"/>
                  <w:u w:val="none"/>
                </w:rPr>
                <w:t>CSaO</w:t>
              </w:r>
            </w:moveTo>
            <w:moveTo w:id="515" w:author="Alex Weber" w:date="2025-05-05T11:48:53Z">
              <w:r>
                <w:rPr>
                  <w:rFonts w:eastAsia="DejaVu Sans" w:cs="DejaVu Sans" w:ascii="DejaVu Sans" w:hAnsi="DejaVu Sans"/>
                  <w:b/>
                  <w:i w:val="false"/>
                  <w:color w:val="000000"/>
                  <w:sz w:val="22"/>
                  <w:szCs w:val="22"/>
                  <w:u w:val="none"/>
                  <w:vertAlign w:val="subscript"/>
                </w:rPr>
                <w:t>2</w:t>
              </w:r>
            </w:moveTo>
            <w:moveTo w:id="516" w:author="Alex Weber" w:date="2025-05-05T11:48:53Z">
              <w:r>
                <w:rPr>
                  <w:rFonts w:eastAsia="DejaVu Sans" w:cs="DejaVu Sans" w:ascii="DejaVu Sans" w:hAnsi="DejaVu Sans"/>
                  <w:b/>
                  <w:i w:val="false"/>
                  <w:color w:val="000000"/>
                  <w:sz w:val="22"/>
                  <w:szCs w:val="22"/>
                  <w:u w:val="none"/>
                </w:rPr>
                <w:t xml:space="preserve"> (%)</w:t>
              </w:r>
            </w:moveTo>
          </w:p>
        </w:tc>
        <w:tc>
          <w:tcPr>
            <w:tcW w:w="743" w:type="dxa"/>
            <w:tcBorders/>
            <w:shd w:color="auto" w:fill="D3D3D3" w:val="clear"/>
            <w:vAlign w:val="center"/>
          </w:tcPr>
          <w:p>
            <w:pPr>
              <w:pStyle w:val="Normal"/>
              <w:widowControl w:val="false"/>
              <w:pBdr/>
              <w:spacing w:lineRule="exact" w:line="240" w:before="100" w:after="100"/>
              <w:ind w:left="100" w:right="100" w:hanging="0"/>
              <w:jc w:val="center"/>
              <w:rPr/>
            </w:pPr>
            <w:moveTo w:id="518" w:author="Alex Weber" w:date="2025-05-05T11:48:53Z">
              <w:r>
                <w:rPr>
                  <w:rFonts w:eastAsia="DejaVu Sans" w:cs="DejaVu Sans" w:ascii="DejaVu Sans" w:hAnsi="DejaVu Sans"/>
                  <w:b/>
                  <w:i w:val="false"/>
                  <w:color w:val="000000"/>
                  <w:sz w:val="22"/>
                  <w:szCs w:val="22"/>
                  <w:u w:val="none"/>
                </w:rPr>
                <w:t>CSvO</w:t>
              </w:r>
            </w:moveTo>
            <w:moveTo w:id="519" w:author="Alex Weber" w:date="2025-05-05T11:48:53Z">
              <w:r>
                <w:rPr>
                  <w:rFonts w:eastAsia="DejaVu Sans" w:cs="DejaVu Sans" w:ascii="DejaVu Sans" w:hAnsi="DejaVu Sans"/>
                  <w:b/>
                  <w:i w:val="false"/>
                  <w:color w:val="000000"/>
                  <w:sz w:val="22"/>
                  <w:szCs w:val="22"/>
                  <w:u w:val="none"/>
                  <w:vertAlign w:val="subscript"/>
                </w:rPr>
                <w:t>2</w:t>
              </w:r>
            </w:moveTo>
            <w:moveTo w:id="520" w:author="Alex Weber" w:date="2025-05-05T11:48:53Z">
              <w:r>
                <w:rPr>
                  <w:rFonts w:eastAsia="DejaVu Sans" w:cs="DejaVu Sans" w:ascii="DejaVu Sans" w:hAnsi="DejaVu Sans"/>
                  <w:b/>
                  <w:i w:val="false"/>
                  <w:color w:val="000000"/>
                  <w:sz w:val="22"/>
                  <w:szCs w:val="22"/>
                  <w:u w:val="none"/>
                </w:rPr>
                <w:t xml:space="preserve"> (%)</w:t>
              </w:r>
            </w:moveTo>
          </w:p>
        </w:tc>
        <w:tc>
          <w:tcPr>
            <w:tcW w:w="829" w:type="dxa"/>
            <w:tcBorders/>
            <w:shd w:color="auto" w:fill="D3D3D3" w:val="clear"/>
            <w:vAlign w:val="center"/>
          </w:tcPr>
          <w:p>
            <w:pPr>
              <w:pStyle w:val="Normal"/>
              <w:widowControl w:val="false"/>
              <w:pBdr/>
              <w:spacing w:lineRule="exact" w:line="240" w:before="100" w:after="100"/>
              <w:ind w:left="100" w:right="100" w:hanging="0"/>
              <w:jc w:val="center"/>
              <w:rPr/>
            </w:pPr>
            <w:moveTo w:id="522" w:author="Alex Weber" w:date="2025-05-05T11:48:53Z">
              <w:r>
                <w:rPr>
                  <w:rFonts w:eastAsia="DejaVu Sans" w:cs="DejaVu Sans" w:ascii="DejaVu Sans" w:hAnsi="DejaVu Sans"/>
                  <w:b/>
                  <w:i w:val="false"/>
                  <w:color w:val="000000"/>
                  <w:sz w:val="22"/>
                  <w:szCs w:val="22"/>
                  <w:u w:val="none"/>
                </w:rPr>
                <w:t>OEF (%)</w:t>
              </w:r>
            </w:moveTo>
          </w:p>
        </w:tc>
        <w:tc>
          <w:tcPr>
            <w:tcW w:w="1204" w:type="dxa"/>
            <w:tcBorders/>
            <w:shd w:color="auto" w:fill="D3D3D3" w:val="clear"/>
            <w:vAlign w:val="center"/>
          </w:tcPr>
          <w:p>
            <w:pPr>
              <w:pStyle w:val="Normal"/>
              <w:widowControl w:val="false"/>
              <w:pBdr/>
              <w:spacing w:lineRule="exact" w:line="240" w:before="100" w:after="100"/>
              <w:ind w:left="100" w:right="100" w:hanging="0"/>
              <w:jc w:val="center"/>
              <w:rPr/>
            </w:pPr>
            <w:moveTo w:id="524" w:author="Alex Weber" w:date="2025-05-05T11:48:53Z">
              <w:r>
                <w:rPr>
                  <w:rFonts w:eastAsia="DejaVu Sans" w:cs="DejaVu Sans" w:ascii="DejaVu Sans" w:hAnsi="DejaVu Sans"/>
                  <w:b/>
                  <w:i w:val="false"/>
                  <w:color w:val="000000"/>
                  <w:sz w:val="22"/>
                  <w:szCs w:val="22"/>
                  <w:u w:val="none"/>
                </w:rPr>
                <w:t>CBF (mL/100g/min)</w:t>
              </w:r>
            </w:moveTo>
          </w:p>
        </w:tc>
        <w:tc>
          <w:tcPr>
            <w:tcW w:w="1456" w:type="dxa"/>
            <w:tcBorders/>
            <w:shd w:color="auto" w:fill="D3D3D3" w:val="clear"/>
            <w:vAlign w:val="center"/>
          </w:tcPr>
          <w:p>
            <w:pPr>
              <w:pStyle w:val="Normal"/>
              <w:widowControl w:val="false"/>
              <w:pBdr/>
              <w:spacing w:lineRule="exact" w:line="240" w:before="100" w:after="100"/>
              <w:ind w:left="100" w:right="100" w:hanging="0"/>
              <w:jc w:val="center"/>
              <w:rPr/>
            </w:pPr>
            <w:moveTo w:id="526" w:author="Alex Weber" w:date="2025-05-05T11:48:53Z">
              <w:r>
                <w:rPr>
                  <w:rFonts w:eastAsia="DejaVu Sans" w:cs="DejaVu Sans" w:ascii="DejaVu Sans" w:hAnsi="DejaVu Sans"/>
                  <w:b/>
                  <w:i w:val="false"/>
                  <w:color w:val="000000"/>
                  <w:sz w:val="22"/>
                  <w:szCs w:val="22"/>
                  <w:u w:val="none"/>
                </w:rPr>
                <w:t>CMRO</w:t>
              </w:r>
            </w:moveTo>
            <w:moveTo w:id="527" w:author="Alex Weber" w:date="2025-05-05T11:48:53Z">
              <w:r>
                <w:rPr>
                  <w:rFonts w:eastAsia="DejaVu Sans" w:cs="DejaVu Sans" w:ascii="DejaVu Sans" w:hAnsi="DejaVu Sans"/>
                  <w:b/>
                  <w:i w:val="false"/>
                  <w:color w:val="000000"/>
                  <w:sz w:val="22"/>
                  <w:szCs w:val="22"/>
                  <w:u w:val="none"/>
                  <w:vertAlign w:val="subscript"/>
                </w:rPr>
                <w:t>2</w:t>
              </w:r>
            </w:moveTo>
            <w:moveTo w:id="528" w:author="Alex Weber" w:date="2025-05-05T11:48:53Z">
              <w:r>
                <w:rPr>
                  <w:rFonts w:eastAsia="DejaVu Sans" w:cs="DejaVu Sans" w:ascii="DejaVu Sans" w:hAnsi="DejaVu Sans"/>
                  <w:b/>
                  <w:i w:val="false"/>
                  <w:color w:val="000000"/>
                  <w:sz w:val="22"/>
                  <w:szCs w:val="22"/>
                  <w:u w:val="none"/>
                </w:rPr>
                <w:t xml:space="preserve"> (µmol/100g/min)</w:t>
              </w:r>
            </w:moveTo>
          </w:p>
        </w:tc>
      </w:tr>
      <w:tr>
        <w:trPr>
          <w:trHeight w:val="624" w:hRule="atLeast"/>
        </w:trPr>
        <w:tc>
          <w:tcPr>
            <w:tcW w:w="1449" w:type="dxa"/>
            <w:tcBorders/>
            <w:shd w:color="auto" w:fill="FFFFFF" w:val="clear"/>
            <w:vAlign w:val="center"/>
          </w:tcPr>
          <w:p>
            <w:pPr>
              <w:pStyle w:val="Normal"/>
              <w:widowControl w:val="false"/>
              <w:pBdr/>
              <w:spacing w:lineRule="exact" w:line="240" w:before="100" w:after="100"/>
              <w:ind w:left="100" w:right="100" w:hanging="0"/>
              <w:jc w:val="left"/>
              <w:rPr/>
            </w:pPr>
            <w:moveTo w:id="530" w:author="Alex Weber" w:date="2025-05-05T11:48:53Z">
              <w:r>
                <w:rPr>
                  <w:rFonts w:eastAsia="DejaVu Sans" w:cs="DejaVu Sans" w:ascii="DejaVu Sans" w:hAnsi="DejaVu Sans"/>
                  <w:b/>
                  <w:i w:val="false"/>
                  <w:color w:val="000000"/>
                  <w:sz w:val="22"/>
                  <w:szCs w:val="22"/>
                  <w:u w:val="none"/>
                </w:rPr>
                <w:t>This study</w:t>
              </w:r>
            </w:moveTo>
          </w:p>
        </w:tc>
        <w:tc>
          <w:tcPr>
            <w:tcW w:w="585" w:type="dxa"/>
            <w:tcBorders/>
            <w:shd w:color="auto" w:fill="F2F2F2" w:val="clear"/>
            <w:vAlign w:val="center"/>
          </w:tcPr>
          <w:p>
            <w:pPr>
              <w:pStyle w:val="Normal"/>
              <w:widowControl w:val="false"/>
              <w:pBdr/>
              <w:spacing w:lineRule="exact" w:line="240" w:before="100" w:after="100"/>
              <w:ind w:left="100" w:right="100" w:hanging="0"/>
              <w:jc w:val="left"/>
              <w:rPr/>
            </w:pPr>
            <w:moveTo w:id="532" w:author="Alex Weber" w:date="2025-05-05T11:48:53Z">
              <w:r>
                <w:rPr>
                  <w:rFonts w:eastAsia="DejaVu Sans" w:cs="DejaVu Sans" w:ascii="DejaVu Sans" w:hAnsi="DejaVu Sans"/>
                  <w:b w:val="false"/>
                  <w:i w:val="false"/>
                  <w:color w:val="000000"/>
                  <w:sz w:val="22"/>
                  <w:szCs w:val="22"/>
                  <w:u w:val="none"/>
                </w:rPr>
                <w:t>MRI</w:t>
              </w:r>
            </w:moveTo>
          </w:p>
        </w:tc>
        <w:tc>
          <w:tcPr>
            <w:tcW w:w="1505" w:type="dxa"/>
            <w:tcBorders/>
            <w:shd w:color="auto" w:fill="F2F2F2" w:val="clear"/>
            <w:vAlign w:val="center"/>
          </w:tcPr>
          <w:p>
            <w:pPr>
              <w:pStyle w:val="Normal"/>
              <w:widowControl w:val="false"/>
              <w:pBdr/>
              <w:spacing w:lineRule="exact" w:line="240" w:before="100" w:after="100"/>
              <w:ind w:left="100" w:right="100" w:hanging="0"/>
              <w:jc w:val="left"/>
              <w:rPr/>
            </w:pPr>
            <w:moveTo w:id="534" w:author="Alex Weber" w:date="2025-05-05T11:48:53Z">
              <w:r>
                <w:rPr>
                  <w:rFonts w:eastAsia="DejaVu Sans" w:cs="DejaVu Sans" w:ascii="DejaVu Sans" w:hAnsi="DejaVu Sans"/>
                  <w:b w:val="false"/>
                  <w:i w:val="false"/>
                  <w:color w:val="000000"/>
                  <w:sz w:val="22"/>
                  <w:szCs w:val="22"/>
                  <w:u w:val="none"/>
                </w:rPr>
                <w:t>19 preterm at term</w:t>
              </w:r>
            </w:moveTo>
          </w:p>
        </w:tc>
        <w:tc>
          <w:tcPr>
            <w:tcW w:w="875" w:type="dxa"/>
            <w:tcBorders/>
            <w:shd w:color="auto" w:fill="F2F2F2" w:val="clear"/>
            <w:vAlign w:val="center"/>
          </w:tcPr>
          <w:p>
            <w:pPr>
              <w:pStyle w:val="Normal"/>
              <w:widowControl w:val="false"/>
              <w:pBdr/>
              <w:spacing w:lineRule="exact" w:line="240" w:before="100" w:after="100"/>
              <w:ind w:left="100" w:right="100" w:hanging="0"/>
              <w:jc w:val="right"/>
              <w:rPr/>
            </w:pPr>
            <w:moveTo w:id="536" w:author="Alex Weber" w:date="2025-05-05T11:48:53Z">
              <w:r>
                <w:rPr>
                  <w:rFonts w:eastAsia="DejaVu Sans" w:cs="DejaVu Sans" w:ascii="DejaVu Sans" w:hAnsi="DejaVu Sans"/>
                  <w:b w:val="false"/>
                  <w:i w:val="false"/>
                  <w:color w:val="000000"/>
                  <w:sz w:val="22"/>
                  <w:szCs w:val="22"/>
                  <w:u w:val="none"/>
                </w:rPr>
                <w:t>40.4 ± 1.4</w:t>
              </w:r>
            </w:moveTo>
          </w:p>
        </w:tc>
        <w:tc>
          <w:tcPr>
            <w:tcW w:w="713" w:type="dxa"/>
            <w:tcBorders/>
            <w:shd w:color="auto" w:fill="F2F2F2" w:val="clear"/>
            <w:vAlign w:val="center"/>
          </w:tcPr>
          <w:p>
            <w:pPr>
              <w:pStyle w:val="Normal"/>
              <w:widowControl w:val="false"/>
              <w:pBdr/>
              <w:spacing w:lineRule="exact" w:line="240" w:before="100" w:after="100"/>
              <w:ind w:left="100" w:right="100" w:hanging="0"/>
              <w:jc w:val="right"/>
              <w:rPr/>
            </w:pPr>
            <w:moveTo w:id="538" w:author="Alex Weber" w:date="2025-05-05T11:48:53Z">
              <w:r>
                <w:rPr>
                  <w:rFonts w:eastAsia="DejaVu Sans" w:cs="DejaVu Sans" w:ascii="DejaVu Sans" w:hAnsi="DejaVu Sans"/>
                  <w:b w:val="false"/>
                  <w:i w:val="false"/>
                  <w:color w:val="000000"/>
                  <w:sz w:val="22"/>
                  <w:szCs w:val="22"/>
                  <w:u w:val="none"/>
                </w:rPr>
                <w:t>98.3 ± 1.5</w:t>
              </w:r>
            </w:moveTo>
          </w:p>
        </w:tc>
        <w:tc>
          <w:tcPr>
            <w:tcW w:w="743" w:type="dxa"/>
            <w:tcBorders/>
            <w:shd w:color="auto" w:fill="F2F2F2" w:val="clear"/>
            <w:vAlign w:val="center"/>
          </w:tcPr>
          <w:p>
            <w:pPr>
              <w:pStyle w:val="Normal"/>
              <w:widowControl w:val="false"/>
              <w:pBdr/>
              <w:spacing w:lineRule="exact" w:line="240" w:before="100" w:after="100"/>
              <w:ind w:left="100" w:right="100" w:hanging="0"/>
              <w:jc w:val="right"/>
              <w:rPr/>
            </w:pPr>
            <w:moveTo w:id="540" w:author="Alex Weber" w:date="2025-05-05T11:48:53Z">
              <w:r>
                <w:rPr>
                  <w:rFonts w:eastAsia="DejaVu Sans" w:cs="DejaVu Sans" w:ascii="DejaVu Sans" w:hAnsi="DejaVu Sans"/>
                  <w:b w:val="false"/>
                  <w:i w:val="false"/>
                  <w:color w:val="000000"/>
                  <w:sz w:val="22"/>
                  <w:szCs w:val="22"/>
                  <w:u w:val="none"/>
                </w:rPr>
                <w:t>63.9 ± 4</w:t>
              </w:r>
            </w:moveTo>
          </w:p>
        </w:tc>
        <w:tc>
          <w:tcPr>
            <w:tcW w:w="829" w:type="dxa"/>
            <w:tcBorders/>
            <w:shd w:color="auto" w:fill="F2F2F2" w:val="clear"/>
            <w:vAlign w:val="center"/>
          </w:tcPr>
          <w:p>
            <w:pPr>
              <w:pStyle w:val="Normal"/>
              <w:widowControl w:val="false"/>
              <w:pBdr/>
              <w:spacing w:lineRule="exact" w:line="240" w:before="100" w:after="100"/>
              <w:ind w:left="100" w:right="100" w:hanging="0"/>
              <w:jc w:val="right"/>
              <w:rPr/>
            </w:pPr>
            <w:moveTo w:id="542" w:author="Alex Weber" w:date="2025-05-05T11:48:53Z">
              <w:r>
                <w:rPr>
                  <w:rFonts w:eastAsia="DejaVu Sans" w:cs="DejaVu Sans" w:ascii="DejaVu Sans" w:hAnsi="DejaVu Sans"/>
                  <w:b w:val="false"/>
                  <w:i w:val="false"/>
                  <w:color w:val="000000"/>
                  <w:sz w:val="22"/>
                  <w:szCs w:val="22"/>
                  <w:u w:val="none"/>
                </w:rPr>
                <w:t>34.9 ± 4.3</w:t>
              </w:r>
            </w:moveTo>
          </w:p>
        </w:tc>
        <w:tc>
          <w:tcPr>
            <w:tcW w:w="1204" w:type="dxa"/>
            <w:tcBorders/>
            <w:shd w:color="auto" w:fill="F2F2F2" w:val="clear"/>
            <w:vAlign w:val="center"/>
          </w:tcPr>
          <w:p>
            <w:pPr>
              <w:pStyle w:val="Normal"/>
              <w:widowControl w:val="false"/>
              <w:pBdr/>
              <w:spacing w:lineRule="exact" w:line="240" w:before="100" w:after="100"/>
              <w:ind w:left="100" w:right="100" w:hanging="0"/>
              <w:jc w:val="right"/>
              <w:rPr/>
            </w:pPr>
            <w:moveTo w:id="544" w:author="Alex Weber" w:date="2025-05-05T11:48:53Z">
              <w:r>
                <w:rPr>
                  <w:rFonts w:eastAsia="DejaVu Sans" w:cs="DejaVu Sans" w:ascii="DejaVu Sans" w:hAnsi="DejaVu Sans"/>
                  <w:b w:val="false"/>
                  <w:i w:val="false"/>
                  <w:color w:val="000000"/>
                  <w:sz w:val="22"/>
                  <w:szCs w:val="22"/>
                  <w:u w:val="none"/>
                </w:rPr>
                <w:t>14.3 ± 4.2</w:t>
              </w:r>
            </w:moveTo>
          </w:p>
        </w:tc>
        <w:tc>
          <w:tcPr>
            <w:tcW w:w="1456" w:type="dxa"/>
            <w:tcBorders/>
            <w:shd w:color="auto" w:fill="F2F2F2" w:val="clear"/>
            <w:vAlign w:val="center"/>
          </w:tcPr>
          <w:p>
            <w:pPr>
              <w:pStyle w:val="Normal"/>
              <w:widowControl w:val="false"/>
              <w:pBdr/>
              <w:spacing w:lineRule="exact" w:line="240" w:before="100" w:after="100"/>
              <w:ind w:left="100" w:right="100" w:hanging="0"/>
              <w:jc w:val="right"/>
              <w:rPr/>
            </w:pPr>
            <w:moveTo w:id="546" w:author="Alex Weber" w:date="2025-05-05T11:48:53Z">
              <w:r>
                <w:rPr>
                  <w:rFonts w:eastAsia="DejaVu Sans" w:cs="DejaVu Sans" w:ascii="DejaVu Sans" w:hAnsi="DejaVu Sans"/>
                  <w:b w:val="false"/>
                  <w:i w:val="false"/>
                  <w:color w:val="000000"/>
                  <w:sz w:val="22"/>
                  <w:szCs w:val="22"/>
                  <w:u w:val="none"/>
                </w:rPr>
                <w:t>29.5 ± 8.6</w:t>
              </w:r>
            </w:moveTo>
          </w:p>
        </w:tc>
      </w:tr>
      <w:tr>
        <w:trPr>
          <w:trHeight w:val="607" w:hRule="atLeast"/>
        </w:trPr>
        <w:tc>
          <w:tcPr>
            <w:tcW w:w="1449" w:type="dxa"/>
            <w:tcBorders/>
            <w:shd w:color="auto" w:fill="FFFFFF" w:val="clear"/>
            <w:vAlign w:val="center"/>
          </w:tcPr>
          <w:p>
            <w:pPr>
              <w:pStyle w:val="Normal"/>
              <w:widowControl w:val="false"/>
              <w:pBdr/>
              <w:spacing w:lineRule="exact" w:line="240" w:before="100" w:after="100"/>
              <w:ind w:left="100" w:right="100" w:hanging="0"/>
              <w:jc w:val="left"/>
              <w:rPr/>
            </w:pPr>
            <w:moveTo w:id="548" w:author="Alex Weber" w:date="2025-05-05T11:48:53Z">
              <w:r>
                <w:rPr>
                  <w:rFonts w:eastAsia="DejaVu Sans" w:cs="DejaVu Sans" w:ascii="DejaVu Sans" w:hAnsi="DejaVu Sans"/>
                  <w:b w:val="false"/>
                  <w:i w:val="false"/>
                  <w:color w:val="000000"/>
                  <w:sz w:val="22"/>
                  <w:szCs w:val="22"/>
                  <w:u w:val="none"/>
                </w:rPr>
                <w:t>Altman et al., (1993)</w:t>
              </w:r>
            </w:moveTo>
          </w:p>
        </w:tc>
        <w:tc>
          <w:tcPr>
            <w:tcW w:w="585" w:type="dxa"/>
            <w:tcBorders/>
            <w:shd w:color="auto" w:fill="FFFFFF" w:val="clear"/>
            <w:vAlign w:val="center"/>
          </w:tcPr>
          <w:p>
            <w:pPr>
              <w:pStyle w:val="Normal"/>
              <w:widowControl w:val="false"/>
              <w:pBdr/>
              <w:spacing w:lineRule="exact" w:line="240" w:before="100" w:after="100"/>
              <w:ind w:left="100" w:right="100" w:hanging="0"/>
              <w:jc w:val="left"/>
              <w:rPr/>
            </w:pPr>
            <w:moveTo w:id="550" w:author="Alex Weber" w:date="2025-05-05T11:48:53Z">
              <w:r>
                <w:rPr>
                  <w:rFonts w:eastAsia="DejaVu Sans" w:cs="DejaVu Sans" w:ascii="DejaVu Sans" w:hAnsi="DejaVu Sans"/>
                  <w:b w:val="false"/>
                  <w:i w:val="false"/>
                  <w:color w:val="000000"/>
                  <w:sz w:val="22"/>
                  <w:szCs w:val="22"/>
                  <w:u w:val="none"/>
                </w:rPr>
                <w:t>PET</w:t>
              </w:r>
            </w:moveTo>
          </w:p>
        </w:tc>
        <w:tc>
          <w:tcPr>
            <w:tcW w:w="1505" w:type="dxa"/>
            <w:tcBorders/>
            <w:shd w:color="auto" w:fill="FFFFFF" w:val="clear"/>
            <w:vAlign w:val="center"/>
          </w:tcPr>
          <w:p>
            <w:pPr>
              <w:pStyle w:val="Normal"/>
              <w:widowControl w:val="false"/>
              <w:pBdr/>
              <w:spacing w:lineRule="exact" w:line="240" w:before="100" w:after="100"/>
              <w:ind w:left="100" w:right="100" w:hanging="0"/>
              <w:jc w:val="left"/>
              <w:rPr/>
            </w:pPr>
            <w:moveTo w:id="552" w:author="Alex Weber" w:date="2025-05-05T11:48:53Z">
              <w:r>
                <w:rPr>
                  <w:rFonts w:eastAsia="DejaVu Sans" w:cs="DejaVu Sans" w:ascii="DejaVu Sans" w:hAnsi="DejaVu Sans"/>
                  <w:b w:val="false"/>
                  <w:i w:val="false"/>
                  <w:color w:val="000000"/>
                  <w:sz w:val="22"/>
                  <w:szCs w:val="22"/>
                  <w:u w:val="none"/>
                </w:rPr>
                <w:t>11 HIE and other conditions</w:t>
              </w:r>
            </w:moveTo>
          </w:p>
        </w:tc>
        <w:tc>
          <w:tcPr>
            <w:tcW w:w="875" w:type="dxa"/>
            <w:tcBorders/>
            <w:shd w:color="auto" w:fill="FFFFFF" w:val="clear"/>
            <w:vAlign w:val="center"/>
          </w:tcPr>
          <w:p>
            <w:pPr>
              <w:pStyle w:val="Normal"/>
              <w:widowControl w:val="false"/>
              <w:pBdr/>
              <w:spacing w:lineRule="exact" w:line="240" w:before="100" w:after="100"/>
              <w:ind w:left="100" w:right="100" w:hanging="0"/>
              <w:jc w:val="right"/>
              <w:rPr/>
            </w:pPr>
            <w:moveTo w:id="554" w:author="Alex Weber" w:date="2025-05-05T11:48:53Z">
              <w:r>
                <w:rPr>
                  <w:rFonts w:eastAsia="DejaVu Sans" w:cs="DejaVu Sans" w:ascii="DejaVu Sans" w:hAnsi="DejaVu Sans"/>
                  <w:b w:val="false"/>
                  <w:i w:val="false"/>
                  <w:color w:val="000000"/>
                  <w:sz w:val="22"/>
                  <w:szCs w:val="22"/>
                  <w:u w:val="none"/>
                </w:rPr>
                <w:t>35.1 ± 6.2</w:t>
              </w:r>
            </w:moveTo>
          </w:p>
        </w:tc>
        <w:tc>
          <w:tcPr>
            <w:tcW w:w="713" w:type="dxa"/>
            <w:tcBorders/>
            <w:shd w:color="auto" w:fill="FFFFFF" w:val="clear"/>
            <w:vAlign w:val="center"/>
          </w:tcPr>
          <w:p>
            <w:pPr>
              <w:pStyle w:val="Normal"/>
              <w:widowControl w:val="false"/>
              <w:pBdr/>
              <w:spacing w:lineRule="exact" w:line="240" w:before="100" w:after="100"/>
              <w:ind w:left="100" w:right="100" w:hanging="0"/>
              <w:jc w:val="right"/>
              <w:rPr/>
            </w:pPr>
            <w:moveTo w:id="556" w:author="Alex Weber" w:date="2025-05-05T11:48:53Z">
              <w:r>
                <w:rPr>
                  <w:rFonts w:eastAsia="DejaVu Sans" w:cs="DejaVu Sans" w:ascii="DejaVu Sans" w:hAnsi="DejaVu Sans"/>
                  <w:b w:val="false"/>
                  <w:i w:val="false"/>
                  <w:color w:val="000000"/>
                  <w:sz w:val="22"/>
                  <w:szCs w:val="22"/>
                  <w:u w:val="none"/>
                </w:rPr>
                <w:t>N/A</w:t>
              </w:r>
            </w:moveTo>
          </w:p>
        </w:tc>
        <w:tc>
          <w:tcPr>
            <w:tcW w:w="743" w:type="dxa"/>
            <w:tcBorders/>
            <w:shd w:color="auto" w:fill="FFFFFF" w:val="clear"/>
            <w:vAlign w:val="center"/>
          </w:tcPr>
          <w:p>
            <w:pPr>
              <w:pStyle w:val="Normal"/>
              <w:widowControl w:val="false"/>
              <w:pBdr/>
              <w:spacing w:lineRule="exact" w:line="240" w:before="100" w:after="100"/>
              <w:ind w:left="100" w:right="100" w:hanging="0"/>
              <w:jc w:val="right"/>
              <w:rPr/>
            </w:pPr>
            <w:moveTo w:id="558" w:author="Alex Weber" w:date="2025-05-05T11:48:53Z">
              <w:r>
                <w:rPr>
                  <w:rFonts w:eastAsia="DejaVu Sans" w:cs="DejaVu Sans" w:ascii="DejaVu Sans" w:hAnsi="DejaVu Sans"/>
                  <w:b w:val="false"/>
                  <w:i w:val="false"/>
                  <w:color w:val="000000"/>
                  <w:sz w:val="22"/>
                  <w:szCs w:val="22"/>
                  <w:u w:val="none"/>
                </w:rPr>
                <w:t>21.6 ± 21.0</w:t>
              </w:r>
            </w:moveTo>
          </w:p>
        </w:tc>
        <w:tc>
          <w:tcPr>
            <w:tcW w:w="829" w:type="dxa"/>
            <w:tcBorders/>
            <w:shd w:color="auto" w:fill="FFFFFF" w:val="clear"/>
            <w:vAlign w:val="center"/>
          </w:tcPr>
          <w:p>
            <w:pPr>
              <w:pStyle w:val="Normal"/>
              <w:widowControl w:val="false"/>
              <w:pBdr/>
              <w:spacing w:lineRule="exact" w:line="240" w:before="100" w:after="100"/>
              <w:ind w:left="100" w:right="100" w:hanging="0"/>
              <w:jc w:val="right"/>
              <w:rPr/>
            </w:pPr>
            <w:moveTo w:id="560" w:author="Alex Weber" w:date="2025-05-05T11:48:53Z">
              <w:r>
                <w:rPr>
                  <w:rFonts w:eastAsia="DejaVu Sans" w:cs="DejaVu Sans" w:ascii="DejaVu Sans" w:hAnsi="DejaVu Sans"/>
                  <w:b w:val="false"/>
                  <w:i w:val="false"/>
                  <w:color w:val="000000"/>
                  <w:sz w:val="22"/>
                  <w:szCs w:val="22"/>
                  <w:u w:val="none"/>
                </w:rPr>
                <w:t>16.6 ± 13.2</w:t>
              </w:r>
            </w:moveTo>
          </w:p>
        </w:tc>
        <w:tc>
          <w:tcPr>
            <w:tcW w:w="1204" w:type="dxa"/>
            <w:tcBorders/>
            <w:shd w:color="auto" w:fill="FFFFFF" w:val="clear"/>
            <w:vAlign w:val="center"/>
          </w:tcPr>
          <w:p>
            <w:pPr>
              <w:pStyle w:val="Normal"/>
              <w:widowControl w:val="false"/>
              <w:pBdr/>
              <w:spacing w:lineRule="exact" w:line="240" w:before="100" w:after="100"/>
              <w:ind w:left="100" w:right="100" w:hanging="0"/>
              <w:jc w:val="right"/>
              <w:rPr/>
            </w:pPr>
            <w:moveTo w:id="562" w:author="Alex Weber" w:date="2025-05-05T11:48:53Z">
              <w:r>
                <w:rPr>
                  <w:rFonts w:eastAsia="DejaVu Sans" w:cs="DejaVu Sans" w:ascii="DejaVu Sans" w:hAnsi="DejaVu Sans"/>
                  <w:b w:val="false"/>
                  <w:i w:val="false"/>
                  <w:color w:val="000000"/>
                  <w:sz w:val="22"/>
                  <w:szCs w:val="22"/>
                  <w:u w:val="none"/>
                </w:rPr>
                <w:t>21.6 ± 21.1</w:t>
              </w:r>
            </w:moveTo>
          </w:p>
        </w:tc>
        <w:tc>
          <w:tcPr>
            <w:tcW w:w="1456" w:type="dxa"/>
            <w:tcBorders/>
            <w:shd w:color="auto" w:fill="FFFFFF" w:val="clear"/>
            <w:vAlign w:val="center"/>
          </w:tcPr>
          <w:p>
            <w:pPr>
              <w:pStyle w:val="Normal"/>
              <w:widowControl w:val="false"/>
              <w:pBdr/>
              <w:spacing w:lineRule="exact" w:line="240" w:before="100" w:after="100"/>
              <w:ind w:left="100" w:right="100" w:hanging="0"/>
              <w:jc w:val="right"/>
              <w:rPr/>
            </w:pPr>
            <w:moveTo w:id="564" w:author="Alex Weber" w:date="2025-05-05T11:48:53Z">
              <w:r>
                <w:rPr>
                  <w:rFonts w:eastAsia="DejaVu Sans" w:cs="DejaVu Sans" w:ascii="DejaVu Sans" w:hAnsi="DejaVu Sans"/>
                  <w:b w:val="false"/>
                  <w:i w:val="false"/>
                  <w:color w:val="000000"/>
                  <w:sz w:val="22"/>
                  <w:szCs w:val="22"/>
                  <w:u w:val="none"/>
                </w:rPr>
                <w:t>21.4 ± 16.4</w:t>
              </w:r>
            </w:moveTo>
          </w:p>
        </w:tc>
      </w:tr>
      <w:tr>
        <w:trPr>
          <w:trHeight w:val="620" w:hRule="atLeast"/>
        </w:trPr>
        <w:tc>
          <w:tcPr>
            <w:tcW w:w="1449" w:type="dxa"/>
            <w:vMerge w:val="restart"/>
            <w:tcBorders/>
            <w:shd w:color="auto" w:fill="FFFFFF" w:val="clear"/>
            <w:vAlign w:val="center"/>
          </w:tcPr>
          <w:p>
            <w:pPr>
              <w:pStyle w:val="Normal"/>
              <w:widowControl w:val="false"/>
              <w:pBdr/>
              <w:spacing w:lineRule="exact" w:line="240" w:before="100" w:after="100"/>
              <w:ind w:left="100" w:right="100" w:hanging="0"/>
              <w:jc w:val="left"/>
              <w:rPr/>
            </w:pPr>
            <w:moveTo w:id="566" w:author="Alex Weber" w:date="2025-05-05T11:48:53Z">
              <w:r>
                <w:rPr>
                  <w:rFonts w:eastAsia="DejaVu Sans" w:cs="DejaVu Sans" w:ascii="DejaVu Sans" w:hAnsi="DejaVu Sans"/>
                  <w:b w:val="false"/>
                  <w:i w:val="false"/>
                  <w:color w:val="000000"/>
                  <w:sz w:val="22"/>
                  <w:szCs w:val="22"/>
                  <w:u w:val="none"/>
                </w:rPr>
                <w:t>De Vis et al., (2014)</w:t>
              </w:r>
            </w:moveTo>
          </w:p>
        </w:tc>
        <w:tc>
          <w:tcPr>
            <w:tcW w:w="585" w:type="dxa"/>
            <w:vMerge w:val="restart"/>
            <w:tcBorders/>
            <w:shd w:color="auto" w:fill="F2F2F2" w:val="clear"/>
            <w:vAlign w:val="center"/>
          </w:tcPr>
          <w:p>
            <w:pPr>
              <w:pStyle w:val="Normal"/>
              <w:widowControl w:val="false"/>
              <w:pBdr/>
              <w:spacing w:lineRule="exact" w:line="240" w:before="100" w:after="100"/>
              <w:ind w:left="100" w:right="100" w:hanging="0"/>
              <w:jc w:val="left"/>
              <w:rPr/>
            </w:pPr>
            <w:moveTo w:id="568" w:author="Alex Weber" w:date="2025-05-05T11:48:53Z">
              <w:r>
                <w:rPr>
                  <w:rFonts w:eastAsia="DejaVu Sans" w:cs="DejaVu Sans" w:ascii="DejaVu Sans" w:hAnsi="DejaVu Sans"/>
                  <w:b w:val="false"/>
                  <w:i w:val="false"/>
                  <w:color w:val="000000"/>
                  <w:sz w:val="22"/>
                  <w:szCs w:val="22"/>
                  <w:u w:val="none"/>
                </w:rPr>
                <w:t>MRI</w:t>
              </w:r>
            </w:moveTo>
          </w:p>
        </w:tc>
        <w:tc>
          <w:tcPr>
            <w:tcW w:w="1505" w:type="dxa"/>
            <w:tcBorders/>
            <w:shd w:color="auto" w:fill="F2F2F2" w:val="clear"/>
            <w:vAlign w:val="center"/>
          </w:tcPr>
          <w:p>
            <w:pPr>
              <w:pStyle w:val="Normal"/>
              <w:widowControl w:val="false"/>
              <w:pBdr/>
              <w:spacing w:lineRule="exact" w:line="240" w:before="100" w:after="100"/>
              <w:ind w:left="100" w:right="100" w:hanging="0"/>
              <w:jc w:val="left"/>
              <w:rPr/>
            </w:pPr>
            <w:moveTo w:id="570" w:author="Alex Weber" w:date="2025-05-05T11:48:53Z">
              <w:r>
                <w:rPr>
                  <w:rFonts w:eastAsia="DejaVu Sans" w:cs="DejaVu Sans" w:ascii="DejaVu Sans" w:hAnsi="DejaVu Sans"/>
                  <w:b w:val="false"/>
                  <w:i w:val="false"/>
                  <w:color w:val="000000"/>
                  <w:sz w:val="22"/>
                  <w:szCs w:val="22"/>
                  <w:u w:val="none"/>
                </w:rPr>
                <w:t>10 preterm at term</w:t>
              </w:r>
            </w:moveTo>
          </w:p>
        </w:tc>
        <w:tc>
          <w:tcPr>
            <w:tcW w:w="875" w:type="dxa"/>
            <w:tcBorders/>
            <w:shd w:color="auto" w:fill="F2F2F2" w:val="clear"/>
            <w:vAlign w:val="center"/>
          </w:tcPr>
          <w:p>
            <w:pPr>
              <w:pStyle w:val="Normal"/>
              <w:widowControl w:val="false"/>
              <w:pBdr/>
              <w:spacing w:lineRule="exact" w:line="240" w:before="100" w:after="100"/>
              <w:ind w:left="100" w:right="100" w:hanging="0"/>
              <w:jc w:val="right"/>
              <w:rPr/>
            </w:pPr>
            <w:moveTo w:id="572" w:author="Alex Weber" w:date="2025-05-05T11:48:53Z">
              <w:r>
                <w:rPr>
                  <w:rFonts w:eastAsia="DejaVu Sans" w:cs="DejaVu Sans" w:ascii="DejaVu Sans" w:hAnsi="DejaVu Sans"/>
                  <w:b w:val="false"/>
                  <w:i w:val="false"/>
                  <w:color w:val="000000"/>
                  <w:sz w:val="22"/>
                  <w:szCs w:val="22"/>
                  <w:u w:val="none"/>
                </w:rPr>
                <w:t>39</w:t>
              </w:r>
            </w:moveTo>
          </w:p>
        </w:tc>
        <w:tc>
          <w:tcPr>
            <w:tcW w:w="713" w:type="dxa"/>
            <w:tcBorders/>
            <w:shd w:color="auto" w:fill="F2F2F2" w:val="clear"/>
            <w:vAlign w:val="center"/>
          </w:tcPr>
          <w:p>
            <w:pPr>
              <w:pStyle w:val="Normal"/>
              <w:widowControl w:val="false"/>
              <w:pBdr/>
              <w:spacing w:lineRule="exact" w:line="240" w:before="100" w:after="100"/>
              <w:ind w:left="100" w:right="100" w:hanging="0"/>
              <w:jc w:val="right"/>
              <w:rPr/>
            </w:pPr>
            <w:moveTo w:id="574" w:author="Alex Weber" w:date="2025-05-05T11:48:53Z">
              <w:r>
                <w:rPr>
                  <w:rFonts w:eastAsia="DejaVu Sans" w:cs="DejaVu Sans" w:ascii="DejaVu Sans" w:hAnsi="DejaVu Sans"/>
                  <w:b w:val="false"/>
                  <w:i w:val="false"/>
                  <w:color w:val="000000"/>
                  <w:sz w:val="22"/>
                  <w:szCs w:val="22"/>
                  <w:u w:val="none"/>
                </w:rPr>
                <w:t>97 ± 1</w:t>
              </w:r>
            </w:moveTo>
          </w:p>
        </w:tc>
        <w:tc>
          <w:tcPr>
            <w:tcW w:w="743" w:type="dxa"/>
            <w:tcBorders/>
            <w:shd w:color="auto" w:fill="F2F2F2" w:val="clear"/>
            <w:vAlign w:val="center"/>
          </w:tcPr>
          <w:p>
            <w:pPr>
              <w:pStyle w:val="Normal"/>
              <w:widowControl w:val="false"/>
              <w:pBdr/>
              <w:spacing w:lineRule="exact" w:line="240" w:before="100" w:after="100"/>
              <w:ind w:left="100" w:right="100" w:hanging="0"/>
              <w:jc w:val="right"/>
              <w:rPr/>
            </w:pPr>
            <w:moveTo w:id="576" w:author="Alex Weber" w:date="2025-05-05T11:48:53Z">
              <w:r>
                <w:rPr>
                  <w:rFonts w:eastAsia="DejaVu Sans" w:cs="DejaVu Sans" w:ascii="DejaVu Sans" w:hAnsi="DejaVu Sans"/>
                  <w:b w:val="false"/>
                  <w:i w:val="false"/>
                  <w:color w:val="000000"/>
                  <w:sz w:val="22"/>
                  <w:szCs w:val="22"/>
                  <w:u w:val="none"/>
                </w:rPr>
                <w:t>52 ± 12</w:t>
              </w:r>
            </w:moveTo>
          </w:p>
        </w:tc>
        <w:tc>
          <w:tcPr>
            <w:tcW w:w="829" w:type="dxa"/>
            <w:tcBorders/>
            <w:shd w:color="auto" w:fill="F2F2F2" w:val="clear"/>
            <w:vAlign w:val="center"/>
          </w:tcPr>
          <w:p>
            <w:pPr>
              <w:pStyle w:val="Normal"/>
              <w:widowControl w:val="false"/>
              <w:pBdr/>
              <w:spacing w:lineRule="exact" w:line="240" w:before="100" w:after="100"/>
              <w:ind w:left="100" w:right="100" w:hanging="0"/>
              <w:jc w:val="right"/>
              <w:rPr/>
            </w:pPr>
            <w:moveTo w:id="578" w:author="Alex Weber" w:date="2025-05-05T11:48:53Z">
              <w:r>
                <w:rPr>
                  <w:rFonts w:eastAsia="DejaVu Sans" w:cs="DejaVu Sans" w:ascii="DejaVu Sans" w:hAnsi="DejaVu Sans"/>
                  <w:b w:val="false"/>
                  <w:i w:val="false"/>
                  <w:color w:val="000000"/>
                  <w:sz w:val="22"/>
                  <w:szCs w:val="22"/>
                  <w:u w:val="none"/>
                </w:rPr>
                <w:t>49 ± 12</w:t>
              </w:r>
            </w:moveTo>
          </w:p>
        </w:tc>
        <w:tc>
          <w:tcPr>
            <w:tcW w:w="1204" w:type="dxa"/>
            <w:tcBorders/>
            <w:shd w:color="auto" w:fill="F2F2F2" w:val="clear"/>
            <w:vAlign w:val="center"/>
          </w:tcPr>
          <w:p>
            <w:pPr>
              <w:pStyle w:val="Normal"/>
              <w:widowControl w:val="false"/>
              <w:pBdr/>
              <w:spacing w:lineRule="exact" w:line="240" w:before="100" w:after="100"/>
              <w:ind w:left="100" w:right="100" w:hanging="0"/>
              <w:jc w:val="right"/>
              <w:rPr/>
            </w:pPr>
            <w:moveTo w:id="580" w:author="Alex Weber" w:date="2025-05-05T11:48:53Z">
              <w:r>
                <w:rPr>
                  <w:rFonts w:eastAsia="DejaVu Sans" w:cs="DejaVu Sans" w:ascii="DejaVu Sans" w:hAnsi="DejaVu Sans"/>
                  <w:b w:val="false"/>
                  <w:i w:val="false"/>
                  <w:color w:val="000000"/>
                  <w:sz w:val="22"/>
                  <w:szCs w:val="22"/>
                  <w:u w:val="none"/>
                </w:rPr>
                <w:t>14 ± 3</w:t>
              </w:r>
            </w:moveTo>
          </w:p>
        </w:tc>
        <w:tc>
          <w:tcPr>
            <w:tcW w:w="1456" w:type="dxa"/>
            <w:tcBorders/>
            <w:shd w:color="auto" w:fill="F2F2F2" w:val="clear"/>
            <w:vAlign w:val="center"/>
          </w:tcPr>
          <w:p>
            <w:pPr>
              <w:pStyle w:val="Normal"/>
              <w:widowControl w:val="false"/>
              <w:pBdr/>
              <w:spacing w:lineRule="exact" w:line="240" w:before="100" w:after="100"/>
              <w:ind w:left="100" w:right="100" w:hanging="0"/>
              <w:jc w:val="right"/>
              <w:rPr/>
            </w:pPr>
            <w:moveTo w:id="582" w:author="Alex Weber" w:date="2025-05-05T11:48:53Z">
              <w:r>
                <w:rPr>
                  <w:rFonts w:eastAsia="DejaVu Sans" w:cs="DejaVu Sans" w:ascii="DejaVu Sans" w:hAnsi="DejaVu Sans"/>
                  <w:b w:val="false"/>
                  <w:i w:val="false"/>
                  <w:color w:val="000000"/>
                  <w:sz w:val="22"/>
                  <w:szCs w:val="22"/>
                  <w:u w:val="none"/>
                </w:rPr>
                <w:t>30 ± 6</w:t>
              </w:r>
            </w:moveTo>
          </w:p>
        </w:tc>
      </w:tr>
      <w:tr>
        <w:trPr>
          <w:trHeight w:val="577" w:hRule="atLeast"/>
        </w:trPr>
        <w:tc>
          <w:tcPr>
            <w:tcW w:w="1449" w:type="dxa"/>
            <w:vMerge w:val="continue"/>
            <w:tcBorders/>
            <w:shd w:color="auto" w:fill="FFFFFF" w:val="clear"/>
            <w:vAlign w:val="center"/>
          </w:tcPr>
          <w:p>
            <w:pPr>
              <w:pStyle w:val="Normal"/>
              <w:widowControl w:val="false"/>
              <w:pBdr/>
              <w:spacing w:lineRule="exact" w:line="240" w:before="100" w:after="100"/>
              <w:ind w:left="100" w:right="100" w:hanging="0"/>
              <w:jc w:val="left"/>
              <w:rPr/>
            </w:pPr>
            <w:moveTo w:id="584" w:author="Alex Weber" w:date="2025-05-05T11:48:53Z">
              <w:r>
                <w:rPr/>
              </w:r>
            </w:moveTo>
          </w:p>
        </w:tc>
        <w:tc>
          <w:tcPr>
            <w:tcW w:w="585" w:type="dxa"/>
            <w:vMerge w:val="continue"/>
            <w:tcBorders/>
            <w:shd w:color="auto" w:fill="FFFFFF" w:val="clear"/>
            <w:vAlign w:val="center"/>
          </w:tcPr>
          <w:p>
            <w:pPr>
              <w:pStyle w:val="Normal"/>
              <w:widowControl w:val="false"/>
              <w:pBdr/>
              <w:spacing w:lineRule="exact" w:line="240" w:before="100" w:after="100"/>
              <w:ind w:left="100" w:right="100" w:hanging="0"/>
              <w:jc w:val="left"/>
              <w:rPr/>
            </w:pPr>
            <w:moveTo w:id="586" w:author="Alex Weber" w:date="2025-05-05T11:48:53Z">
              <w:r>
                <w:rPr/>
              </w:r>
            </w:moveTo>
          </w:p>
        </w:tc>
        <w:tc>
          <w:tcPr>
            <w:tcW w:w="1505" w:type="dxa"/>
            <w:tcBorders/>
            <w:shd w:color="auto" w:fill="FFFFFF" w:val="clear"/>
            <w:vAlign w:val="center"/>
          </w:tcPr>
          <w:p>
            <w:pPr>
              <w:pStyle w:val="Normal"/>
              <w:widowControl w:val="false"/>
              <w:pBdr/>
              <w:spacing w:lineRule="exact" w:line="240" w:before="100" w:after="100"/>
              <w:ind w:left="100" w:right="100" w:hanging="0"/>
              <w:jc w:val="left"/>
              <w:rPr/>
            </w:pPr>
            <w:moveTo w:id="588" w:author="Alex Weber" w:date="2025-05-05T11:48:53Z">
              <w:r>
                <w:rPr>
                  <w:rFonts w:eastAsia="DejaVu Sans" w:cs="DejaVu Sans" w:ascii="DejaVu Sans" w:hAnsi="DejaVu Sans"/>
                  <w:b w:val="false"/>
                  <w:i w:val="false"/>
                  <w:color w:val="000000"/>
                  <w:sz w:val="22"/>
                  <w:szCs w:val="22"/>
                  <w:u w:val="none"/>
                </w:rPr>
                <w:t>9 HIE</w:t>
              </w:r>
            </w:moveTo>
          </w:p>
        </w:tc>
        <w:tc>
          <w:tcPr>
            <w:tcW w:w="875" w:type="dxa"/>
            <w:tcBorders/>
            <w:shd w:color="auto" w:fill="FFFFFF" w:val="clear"/>
            <w:vAlign w:val="center"/>
          </w:tcPr>
          <w:p>
            <w:pPr>
              <w:pStyle w:val="Normal"/>
              <w:widowControl w:val="false"/>
              <w:pBdr/>
              <w:spacing w:lineRule="exact" w:line="240" w:before="100" w:after="100"/>
              <w:ind w:left="100" w:right="100" w:hanging="0"/>
              <w:jc w:val="right"/>
              <w:rPr/>
            </w:pPr>
            <w:moveTo w:id="590" w:author="Alex Weber" w:date="2025-05-05T11:48:53Z">
              <w:r>
                <w:rPr>
                  <w:rFonts w:eastAsia="DejaVu Sans" w:cs="DejaVu Sans" w:ascii="DejaVu Sans" w:hAnsi="DejaVu Sans"/>
                  <w:b w:val="false"/>
                  <w:i w:val="false"/>
                  <w:color w:val="000000"/>
                  <w:sz w:val="22"/>
                  <w:szCs w:val="22"/>
                  <w:u w:val="none"/>
                </w:rPr>
                <w:t>38</w:t>
              </w:r>
            </w:moveTo>
          </w:p>
        </w:tc>
        <w:tc>
          <w:tcPr>
            <w:tcW w:w="713" w:type="dxa"/>
            <w:tcBorders/>
            <w:shd w:color="auto" w:fill="FFFFFF" w:val="clear"/>
            <w:vAlign w:val="center"/>
          </w:tcPr>
          <w:p>
            <w:pPr>
              <w:pStyle w:val="Normal"/>
              <w:widowControl w:val="false"/>
              <w:pBdr/>
              <w:spacing w:lineRule="exact" w:line="240" w:before="100" w:after="100"/>
              <w:ind w:left="100" w:right="100" w:hanging="0"/>
              <w:jc w:val="right"/>
              <w:rPr/>
            </w:pPr>
            <w:moveTo w:id="592" w:author="Alex Weber" w:date="2025-05-05T11:48:53Z">
              <w:r>
                <w:rPr>
                  <w:rFonts w:eastAsia="DejaVu Sans" w:cs="DejaVu Sans" w:ascii="DejaVu Sans" w:hAnsi="DejaVu Sans"/>
                  <w:b w:val="false"/>
                  <w:i w:val="false"/>
                  <w:color w:val="000000"/>
                  <w:sz w:val="22"/>
                  <w:szCs w:val="22"/>
                  <w:u w:val="none"/>
                </w:rPr>
                <w:t>96 ± 3</w:t>
              </w:r>
            </w:moveTo>
          </w:p>
        </w:tc>
        <w:tc>
          <w:tcPr>
            <w:tcW w:w="743" w:type="dxa"/>
            <w:tcBorders/>
            <w:shd w:color="auto" w:fill="FFFFFF" w:val="clear"/>
            <w:vAlign w:val="center"/>
          </w:tcPr>
          <w:p>
            <w:pPr>
              <w:pStyle w:val="Normal"/>
              <w:widowControl w:val="false"/>
              <w:pBdr/>
              <w:spacing w:lineRule="exact" w:line="240" w:before="100" w:after="100"/>
              <w:ind w:left="100" w:right="100" w:hanging="0"/>
              <w:jc w:val="right"/>
              <w:rPr/>
            </w:pPr>
            <w:moveTo w:id="594" w:author="Alex Weber" w:date="2025-05-05T11:48:53Z">
              <w:r>
                <w:rPr>
                  <w:rFonts w:eastAsia="DejaVu Sans" w:cs="DejaVu Sans" w:ascii="DejaVu Sans" w:hAnsi="DejaVu Sans"/>
                  <w:b w:val="false"/>
                  <w:i w:val="false"/>
                  <w:color w:val="000000"/>
                  <w:sz w:val="22"/>
                  <w:szCs w:val="22"/>
                  <w:u w:val="none"/>
                </w:rPr>
                <w:t>65 ± 13</w:t>
              </w:r>
            </w:moveTo>
          </w:p>
        </w:tc>
        <w:tc>
          <w:tcPr>
            <w:tcW w:w="829" w:type="dxa"/>
            <w:tcBorders/>
            <w:shd w:color="auto" w:fill="FFFFFF" w:val="clear"/>
            <w:vAlign w:val="center"/>
          </w:tcPr>
          <w:p>
            <w:pPr>
              <w:pStyle w:val="Normal"/>
              <w:widowControl w:val="false"/>
              <w:pBdr/>
              <w:spacing w:lineRule="exact" w:line="240" w:before="100" w:after="100"/>
              <w:ind w:left="100" w:right="100" w:hanging="0"/>
              <w:jc w:val="right"/>
              <w:rPr/>
            </w:pPr>
            <w:moveTo w:id="596" w:author="Alex Weber" w:date="2025-05-05T11:48:53Z">
              <w:r>
                <w:rPr>
                  <w:rFonts w:eastAsia="DejaVu Sans" w:cs="DejaVu Sans" w:ascii="DejaVu Sans" w:hAnsi="DejaVu Sans"/>
                  <w:b w:val="false"/>
                  <w:i w:val="false"/>
                  <w:color w:val="000000"/>
                  <w:sz w:val="22"/>
                  <w:szCs w:val="22"/>
                  <w:u w:val="none"/>
                </w:rPr>
                <w:t>32 ± 12</w:t>
              </w:r>
            </w:moveTo>
          </w:p>
        </w:tc>
        <w:tc>
          <w:tcPr>
            <w:tcW w:w="1204" w:type="dxa"/>
            <w:tcBorders/>
            <w:shd w:color="auto" w:fill="FFFFFF" w:val="clear"/>
            <w:vAlign w:val="center"/>
          </w:tcPr>
          <w:p>
            <w:pPr>
              <w:pStyle w:val="Normal"/>
              <w:widowControl w:val="false"/>
              <w:pBdr/>
              <w:spacing w:lineRule="exact" w:line="240" w:before="100" w:after="100"/>
              <w:ind w:left="100" w:right="100" w:hanging="0"/>
              <w:jc w:val="right"/>
              <w:rPr/>
            </w:pPr>
            <w:moveTo w:id="598" w:author="Alex Weber" w:date="2025-05-05T11:48:53Z">
              <w:r>
                <w:rPr>
                  <w:rFonts w:eastAsia="DejaVu Sans" w:cs="DejaVu Sans" w:ascii="DejaVu Sans" w:hAnsi="DejaVu Sans"/>
                  <w:b w:val="false"/>
                  <w:i w:val="false"/>
                  <w:color w:val="000000"/>
                  <w:sz w:val="22"/>
                  <w:szCs w:val="22"/>
                  <w:u w:val="none"/>
                </w:rPr>
                <w:t>12 ± 4</w:t>
              </w:r>
            </w:moveTo>
          </w:p>
        </w:tc>
        <w:tc>
          <w:tcPr>
            <w:tcW w:w="1456" w:type="dxa"/>
            <w:tcBorders/>
            <w:shd w:color="auto" w:fill="FFFFFF" w:val="clear"/>
            <w:vAlign w:val="center"/>
          </w:tcPr>
          <w:p>
            <w:pPr>
              <w:pStyle w:val="Normal"/>
              <w:widowControl w:val="false"/>
              <w:pBdr/>
              <w:spacing w:lineRule="exact" w:line="240" w:before="100" w:after="100"/>
              <w:ind w:left="100" w:right="100" w:hanging="0"/>
              <w:jc w:val="right"/>
              <w:rPr/>
            </w:pPr>
            <w:moveTo w:id="600" w:author="Alex Weber" w:date="2025-05-05T11:48:53Z">
              <w:r>
                <w:rPr>
                  <w:rFonts w:eastAsia="DejaVu Sans" w:cs="DejaVu Sans" w:ascii="DejaVu Sans" w:hAnsi="DejaVu Sans"/>
                  <w:b w:val="false"/>
                  <w:i w:val="false"/>
                  <w:color w:val="000000"/>
                  <w:sz w:val="22"/>
                  <w:szCs w:val="22"/>
                  <w:u w:val="none"/>
                </w:rPr>
                <w:t>24 ± 12</w:t>
              </w:r>
            </w:moveTo>
          </w:p>
        </w:tc>
      </w:tr>
      <w:tr>
        <w:trPr>
          <w:trHeight w:val="624" w:hRule="atLeast"/>
        </w:trPr>
        <w:tc>
          <w:tcPr>
            <w:tcW w:w="1449" w:type="dxa"/>
            <w:tcBorders/>
            <w:shd w:color="auto" w:fill="FFFFFF" w:val="clear"/>
            <w:vAlign w:val="center"/>
          </w:tcPr>
          <w:p>
            <w:pPr>
              <w:pStyle w:val="Normal"/>
              <w:widowControl w:val="false"/>
              <w:pBdr/>
              <w:spacing w:lineRule="exact" w:line="240" w:before="100" w:after="100"/>
              <w:ind w:left="100" w:right="100" w:hanging="0"/>
              <w:jc w:val="left"/>
              <w:rPr/>
            </w:pPr>
            <w:moveTo w:id="602" w:author="Alex Weber" w:date="2025-05-05T11:48:53Z">
              <w:r>
                <w:rPr>
                  <w:rFonts w:eastAsia="DejaVu Sans" w:cs="DejaVu Sans" w:ascii="DejaVu Sans" w:hAnsi="DejaVu Sans"/>
                  <w:b w:val="false"/>
                  <w:i w:val="false"/>
                  <w:color w:val="000000"/>
                  <w:sz w:val="22"/>
                  <w:szCs w:val="22"/>
                  <w:u w:val="none"/>
                </w:rPr>
                <w:t>Liu et al., (2014)</w:t>
              </w:r>
            </w:moveTo>
          </w:p>
        </w:tc>
        <w:tc>
          <w:tcPr>
            <w:tcW w:w="585" w:type="dxa"/>
            <w:tcBorders/>
            <w:shd w:color="auto" w:fill="F2F2F2" w:val="clear"/>
            <w:vAlign w:val="center"/>
          </w:tcPr>
          <w:p>
            <w:pPr>
              <w:pStyle w:val="Normal"/>
              <w:widowControl w:val="false"/>
              <w:pBdr/>
              <w:spacing w:lineRule="exact" w:line="240" w:before="100" w:after="100"/>
              <w:ind w:left="100" w:right="100" w:hanging="0"/>
              <w:jc w:val="left"/>
              <w:rPr/>
            </w:pPr>
            <w:moveTo w:id="604" w:author="Alex Weber" w:date="2025-05-05T11:48:53Z">
              <w:r>
                <w:rPr>
                  <w:rFonts w:eastAsia="DejaVu Sans" w:cs="DejaVu Sans" w:ascii="DejaVu Sans" w:hAnsi="DejaVu Sans"/>
                  <w:b w:val="false"/>
                  <w:i w:val="false"/>
                  <w:color w:val="000000"/>
                  <w:sz w:val="22"/>
                  <w:szCs w:val="22"/>
                  <w:u w:val="none"/>
                </w:rPr>
                <w:t>MRI</w:t>
              </w:r>
            </w:moveTo>
          </w:p>
        </w:tc>
        <w:tc>
          <w:tcPr>
            <w:tcW w:w="1505" w:type="dxa"/>
            <w:tcBorders/>
            <w:shd w:color="auto" w:fill="F2F2F2" w:val="clear"/>
            <w:vAlign w:val="center"/>
          </w:tcPr>
          <w:p>
            <w:pPr>
              <w:pStyle w:val="Normal"/>
              <w:widowControl w:val="false"/>
              <w:pBdr/>
              <w:spacing w:lineRule="exact" w:line="240" w:before="100" w:after="100"/>
              <w:ind w:left="100" w:right="100" w:hanging="0"/>
              <w:jc w:val="left"/>
              <w:rPr/>
            </w:pPr>
            <w:moveTo w:id="606" w:author="Alex Weber" w:date="2025-05-05T11:48:53Z">
              <w:r>
                <w:rPr>
                  <w:rFonts w:eastAsia="DejaVu Sans" w:cs="DejaVu Sans" w:ascii="DejaVu Sans" w:hAnsi="DejaVu Sans"/>
                  <w:b w:val="false"/>
                  <w:i w:val="false"/>
                  <w:color w:val="000000"/>
                  <w:sz w:val="22"/>
                  <w:szCs w:val="22"/>
                  <w:u w:val="none"/>
                </w:rPr>
                <w:t>12 healthy</w:t>
              </w:r>
            </w:moveTo>
          </w:p>
        </w:tc>
        <w:tc>
          <w:tcPr>
            <w:tcW w:w="875" w:type="dxa"/>
            <w:tcBorders/>
            <w:shd w:color="auto" w:fill="F2F2F2" w:val="clear"/>
            <w:vAlign w:val="center"/>
          </w:tcPr>
          <w:p>
            <w:pPr>
              <w:pStyle w:val="Normal"/>
              <w:widowControl w:val="false"/>
              <w:pBdr/>
              <w:spacing w:lineRule="exact" w:line="240" w:before="100" w:after="100"/>
              <w:ind w:left="100" w:right="100" w:hanging="0"/>
              <w:jc w:val="right"/>
              <w:rPr/>
            </w:pPr>
            <w:moveTo w:id="608" w:author="Alex Weber" w:date="2025-05-05T11:48:53Z">
              <w:r>
                <w:rPr>
                  <w:rFonts w:eastAsia="DejaVu Sans" w:cs="DejaVu Sans" w:ascii="DejaVu Sans" w:hAnsi="DejaVu Sans"/>
                  <w:b w:val="false"/>
                  <w:i w:val="false"/>
                  <w:color w:val="000000"/>
                  <w:sz w:val="22"/>
                  <w:szCs w:val="22"/>
                  <w:u w:val="none"/>
                </w:rPr>
                <w:t>37.4 ± 2.6</w:t>
              </w:r>
            </w:moveTo>
          </w:p>
        </w:tc>
        <w:tc>
          <w:tcPr>
            <w:tcW w:w="713" w:type="dxa"/>
            <w:tcBorders/>
            <w:shd w:color="auto" w:fill="F2F2F2" w:val="clear"/>
            <w:vAlign w:val="center"/>
          </w:tcPr>
          <w:p>
            <w:pPr>
              <w:pStyle w:val="Normal"/>
              <w:widowControl w:val="false"/>
              <w:pBdr/>
              <w:spacing w:lineRule="exact" w:line="240" w:before="100" w:after="100"/>
              <w:ind w:left="100" w:right="100" w:hanging="0"/>
              <w:jc w:val="right"/>
              <w:rPr/>
            </w:pPr>
            <w:moveTo w:id="610" w:author="Alex Weber" w:date="2025-05-05T11:48:53Z">
              <w:r>
                <w:rPr>
                  <w:rFonts w:eastAsia="DejaVu Sans" w:cs="DejaVu Sans" w:ascii="DejaVu Sans" w:hAnsi="DejaVu Sans"/>
                  <w:b w:val="false"/>
                  <w:i w:val="false"/>
                  <w:color w:val="000000"/>
                  <w:sz w:val="22"/>
                  <w:szCs w:val="22"/>
                  <w:u w:val="none"/>
                </w:rPr>
                <w:t>95.8 ± 2.2</w:t>
              </w:r>
            </w:moveTo>
          </w:p>
        </w:tc>
        <w:tc>
          <w:tcPr>
            <w:tcW w:w="743" w:type="dxa"/>
            <w:tcBorders/>
            <w:shd w:color="auto" w:fill="F2F2F2" w:val="clear"/>
            <w:vAlign w:val="center"/>
          </w:tcPr>
          <w:p>
            <w:pPr>
              <w:pStyle w:val="Normal"/>
              <w:widowControl w:val="false"/>
              <w:pBdr/>
              <w:spacing w:lineRule="exact" w:line="240" w:before="100" w:after="100"/>
              <w:ind w:left="100" w:right="100" w:hanging="0"/>
              <w:jc w:val="right"/>
              <w:rPr/>
            </w:pPr>
            <w:moveTo w:id="612" w:author="Alex Weber" w:date="2025-05-05T11:48:53Z">
              <w:r>
                <w:rPr>
                  <w:rFonts w:eastAsia="DejaVu Sans" w:cs="DejaVu Sans" w:ascii="DejaVu Sans" w:hAnsi="DejaVu Sans"/>
                  <w:b w:val="false"/>
                  <w:i w:val="false"/>
                  <w:color w:val="000000"/>
                  <w:sz w:val="22"/>
                  <w:szCs w:val="22"/>
                  <w:u w:val="none"/>
                </w:rPr>
                <w:t>62.6 ± 8.3</w:t>
              </w:r>
            </w:moveTo>
          </w:p>
        </w:tc>
        <w:tc>
          <w:tcPr>
            <w:tcW w:w="829" w:type="dxa"/>
            <w:tcBorders/>
            <w:shd w:color="auto" w:fill="F2F2F2" w:val="clear"/>
            <w:vAlign w:val="center"/>
          </w:tcPr>
          <w:p>
            <w:pPr>
              <w:pStyle w:val="Normal"/>
              <w:widowControl w:val="false"/>
              <w:pBdr/>
              <w:spacing w:lineRule="exact" w:line="240" w:before="100" w:after="100"/>
              <w:ind w:left="100" w:right="100" w:hanging="0"/>
              <w:jc w:val="right"/>
              <w:rPr/>
            </w:pPr>
            <w:moveTo w:id="614" w:author="Alex Weber" w:date="2025-05-05T11:48:53Z">
              <w:r>
                <w:rPr>
                  <w:rFonts w:eastAsia="DejaVu Sans" w:cs="DejaVu Sans" w:ascii="DejaVu Sans" w:hAnsi="DejaVu Sans"/>
                  <w:b w:val="false"/>
                  <w:i w:val="false"/>
                  <w:color w:val="000000"/>
                  <w:sz w:val="22"/>
                  <w:szCs w:val="22"/>
                  <w:u w:val="none"/>
                </w:rPr>
                <w:t>N/A</w:t>
              </w:r>
            </w:moveTo>
          </w:p>
        </w:tc>
        <w:tc>
          <w:tcPr>
            <w:tcW w:w="1204" w:type="dxa"/>
            <w:tcBorders/>
            <w:shd w:color="auto" w:fill="F2F2F2" w:val="clear"/>
            <w:vAlign w:val="center"/>
          </w:tcPr>
          <w:p>
            <w:pPr>
              <w:pStyle w:val="Normal"/>
              <w:widowControl w:val="false"/>
              <w:pBdr/>
              <w:spacing w:lineRule="exact" w:line="240" w:before="100" w:after="100"/>
              <w:ind w:left="100" w:right="100" w:hanging="0"/>
              <w:jc w:val="right"/>
              <w:rPr/>
            </w:pPr>
            <w:moveTo w:id="616" w:author="Alex Weber" w:date="2025-05-05T11:48:53Z">
              <w:r>
                <w:rPr>
                  <w:rFonts w:eastAsia="DejaVu Sans" w:cs="DejaVu Sans" w:ascii="DejaVu Sans" w:hAnsi="DejaVu Sans"/>
                  <w:b w:val="false"/>
                  <w:i w:val="false"/>
                  <w:color w:val="000000"/>
                  <w:sz w:val="22"/>
                  <w:szCs w:val="22"/>
                  <w:u w:val="none"/>
                </w:rPr>
                <w:t>13.4 ± 4.2</w:t>
              </w:r>
            </w:moveTo>
          </w:p>
        </w:tc>
        <w:tc>
          <w:tcPr>
            <w:tcW w:w="1456" w:type="dxa"/>
            <w:tcBorders/>
            <w:shd w:color="auto" w:fill="F2F2F2" w:val="clear"/>
            <w:vAlign w:val="center"/>
          </w:tcPr>
          <w:p>
            <w:pPr>
              <w:pStyle w:val="Normal"/>
              <w:widowControl w:val="false"/>
              <w:pBdr/>
              <w:spacing w:lineRule="exact" w:line="240" w:before="100" w:after="100"/>
              <w:ind w:left="100" w:right="100" w:hanging="0"/>
              <w:jc w:val="right"/>
              <w:rPr/>
            </w:pPr>
            <w:moveTo w:id="618" w:author="Alex Weber" w:date="2025-05-05T11:48:53Z">
              <w:r>
                <w:rPr>
                  <w:rFonts w:eastAsia="DejaVu Sans" w:cs="DejaVu Sans" w:ascii="DejaVu Sans" w:hAnsi="DejaVu Sans"/>
                  <w:b w:val="false"/>
                  <w:i w:val="false"/>
                  <w:color w:val="000000"/>
                  <w:sz w:val="22"/>
                  <w:szCs w:val="22"/>
                  <w:u w:val="none"/>
                </w:rPr>
                <w:t>38.3 ± 17.7</w:t>
              </w:r>
            </w:moveTo>
          </w:p>
        </w:tc>
      </w:tr>
      <w:tr>
        <w:trPr>
          <w:trHeight w:val="624" w:hRule="atLeast"/>
        </w:trPr>
        <w:tc>
          <w:tcPr>
            <w:tcW w:w="1449" w:type="dxa"/>
            <w:tcBorders/>
            <w:shd w:color="auto" w:fill="FFFFFF" w:val="clear"/>
            <w:vAlign w:val="center"/>
          </w:tcPr>
          <w:p>
            <w:pPr>
              <w:pStyle w:val="Normal"/>
              <w:widowControl w:val="false"/>
              <w:pBdr/>
              <w:spacing w:lineRule="exact" w:line="240" w:before="100" w:after="100"/>
              <w:ind w:left="100" w:right="100" w:hanging="0"/>
              <w:jc w:val="left"/>
              <w:rPr/>
            </w:pPr>
            <w:moveTo w:id="620" w:author="Alex Weber" w:date="2025-05-05T11:48:53Z">
              <w:r>
                <w:rPr>
                  <w:rFonts w:eastAsia="DejaVu Sans" w:cs="DejaVu Sans" w:ascii="DejaVu Sans" w:hAnsi="DejaVu Sans"/>
                  <w:b w:val="false"/>
                  <w:i w:val="false"/>
                  <w:color w:val="000000"/>
                  <w:sz w:val="22"/>
                  <w:szCs w:val="22"/>
                  <w:u w:val="none"/>
                </w:rPr>
                <w:t>Elwell et al., (2005)</w:t>
              </w:r>
            </w:moveTo>
          </w:p>
        </w:tc>
        <w:tc>
          <w:tcPr>
            <w:tcW w:w="585" w:type="dxa"/>
            <w:tcBorders/>
            <w:shd w:color="auto" w:fill="FFFFFF" w:val="clear"/>
            <w:vAlign w:val="center"/>
          </w:tcPr>
          <w:p>
            <w:pPr>
              <w:pStyle w:val="Normal"/>
              <w:widowControl w:val="false"/>
              <w:pBdr/>
              <w:spacing w:lineRule="exact" w:line="240" w:before="100" w:after="100"/>
              <w:ind w:left="100" w:right="100" w:hanging="0"/>
              <w:jc w:val="left"/>
              <w:rPr/>
            </w:pPr>
            <w:moveTo w:id="622" w:author="Alex Weber" w:date="2025-05-05T11:48:53Z">
              <w:r>
                <w:rPr>
                  <w:rFonts w:eastAsia="DejaVu Sans" w:cs="DejaVu Sans" w:ascii="DejaVu Sans" w:hAnsi="DejaVu Sans"/>
                  <w:b w:val="false"/>
                  <w:i w:val="false"/>
                  <w:color w:val="000000"/>
                  <w:sz w:val="22"/>
                  <w:szCs w:val="22"/>
                  <w:u w:val="none"/>
                </w:rPr>
                <w:t>NIRS</w:t>
              </w:r>
            </w:moveTo>
          </w:p>
        </w:tc>
        <w:tc>
          <w:tcPr>
            <w:tcW w:w="1505" w:type="dxa"/>
            <w:tcBorders/>
            <w:shd w:color="auto" w:fill="FFFFFF" w:val="clear"/>
            <w:vAlign w:val="center"/>
          </w:tcPr>
          <w:p>
            <w:pPr>
              <w:pStyle w:val="Normal"/>
              <w:widowControl w:val="false"/>
              <w:pBdr/>
              <w:spacing w:lineRule="exact" w:line="240" w:before="100" w:after="100"/>
              <w:ind w:left="100" w:right="100" w:hanging="0"/>
              <w:jc w:val="left"/>
              <w:rPr/>
            </w:pPr>
            <w:moveTo w:id="624" w:author="Alex Weber" w:date="2025-05-05T11:48:53Z">
              <w:r>
                <w:rPr>
                  <w:rFonts w:eastAsia="DejaVu Sans" w:cs="DejaVu Sans" w:ascii="DejaVu Sans" w:hAnsi="DejaVu Sans"/>
                  <w:b w:val="false"/>
                  <w:i w:val="false"/>
                  <w:color w:val="000000"/>
                  <w:sz w:val="22"/>
                  <w:szCs w:val="22"/>
                  <w:u w:val="none"/>
                </w:rPr>
                <w:t>9 ventilatory support</w:t>
              </w:r>
            </w:moveTo>
          </w:p>
        </w:tc>
        <w:tc>
          <w:tcPr>
            <w:tcW w:w="875" w:type="dxa"/>
            <w:tcBorders/>
            <w:shd w:color="auto" w:fill="FFFFFF" w:val="clear"/>
            <w:vAlign w:val="center"/>
          </w:tcPr>
          <w:p>
            <w:pPr>
              <w:pStyle w:val="Normal"/>
              <w:widowControl w:val="false"/>
              <w:pBdr/>
              <w:spacing w:lineRule="exact" w:line="240" w:before="100" w:after="100"/>
              <w:ind w:left="100" w:right="100" w:hanging="0"/>
              <w:jc w:val="right"/>
              <w:rPr/>
            </w:pPr>
            <w:moveTo w:id="626" w:author="Alex Weber" w:date="2025-05-05T11:48:53Z">
              <w:r>
                <w:rPr>
                  <w:rFonts w:eastAsia="DejaVu Sans" w:cs="DejaVu Sans" w:ascii="DejaVu Sans" w:hAnsi="DejaVu Sans"/>
                  <w:b w:val="false"/>
                  <w:i w:val="false"/>
                  <w:color w:val="000000"/>
                  <w:sz w:val="22"/>
                  <w:szCs w:val="22"/>
                  <w:u w:val="none"/>
                </w:rPr>
                <w:t>29.2 ± 5.3</w:t>
              </w:r>
            </w:moveTo>
          </w:p>
        </w:tc>
        <w:tc>
          <w:tcPr>
            <w:tcW w:w="713" w:type="dxa"/>
            <w:tcBorders/>
            <w:shd w:color="auto" w:fill="FFFFFF" w:val="clear"/>
            <w:vAlign w:val="center"/>
          </w:tcPr>
          <w:p>
            <w:pPr>
              <w:pStyle w:val="Normal"/>
              <w:widowControl w:val="false"/>
              <w:pBdr/>
              <w:spacing w:lineRule="exact" w:line="240" w:before="100" w:after="100"/>
              <w:ind w:left="100" w:right="100" w:hanging="0"/>
              <w:jc w:val="right"/>
              <w:rPr/>
            </w:pPr>
            <w:moveTo w:id="628" w:author="Alex Weber" w:date="2025-05-05T11:48:53Z">
              <w:r>
                <w:rPr>
                  <w:rFonts w:eastAsia="DejaVu Sans" w:cs="DejaVu Sans" w:ascii="DejaVu Sans" w:hAnsi="DejaVu Sans"/>
                  <w:b w:val="false"/>
                  <w:i w:val="false"/>
                  <w:color w:val="000000"/>
                  <w:sz w:val="22"/>
                  <w:szCs w:val="22"/>
                  <w:u w:val="none"/>
                </w:rPr>
                <w:t>N/A</w:t>
              </w:r>
            </w:moveTo>
          </w:p>
        </w:tc>
        <w:tc>
          <w:tcPr>
            <w:tcW w:w="743" w:type="dxa"/>
            <w:tcBorders/>
            <w:shd w:color="auto" w:fill="FFFFFF" w:val="clear"/>
            <w:vAlign w:val="center"/>
          </w:tcPr>
          <w:p>
            <w:pPr>
              <w:pStyle w:val="Normal"/>
              <w:widowControl w:val="false"/>
              <w:pBdr/>
              <w:spacing w:lineRule="exact" w:line="240" w:before="100" w:after="100"/>
              <w:ind w:left="100" w:right="100" w:hanging="0"/>
              <w:jc w:val="right"/>
              <w:rPr/>
            </w:pPr>
            <w:moveTo w:id="630" w:author="Alex Weber" w:date="2025-05-05T11:48:53Z">
              <w:r>
                <w:rPr>
                  <w:rFonts w:eastAsia="DejaVu Sans" w:cs="DejaVu Sans" w:ascii="DejaVu Sans" w:hAnsi="DejaVu Sans"/>
                  <w:b w:val="false"/>
                  <w:i w:val="false"/>
                  <w:color w:val="000000"/>
                  <w:sz w:val="22"/>
                  <w:szCs w:val="22"/>
                  <w:u w:val="none"/>
                </w:rPr>
                <w:t>N/A</w:t>
              </w:r>
            </w:moveTo>
          </w:p>
        </w:tc>
        <w:tc>
          <w:tcPr>
            <w:tcW w:w="829" w:type="dxa"/>
            <w:tcBorders/>
            <w:shd w:color="auto" w:fill="FFFFFF" w:val="clear"/>
            <w:vAlign w:val="center"/>
          </w:tcPr>
          <w:p>
            <w:pPr>
              <w:pStyle w:val="Normal"/>
              <w:widowControl w:val="false"/>
              <w:pBdr/>
              <w:spacing w:lineRule="exact" w:line="240" w:before="100" w:after="100"/>
              <w:ind w:left="100" w:right="100" w:hanging="0"/>
              <w:jc w:val="right"/>
              <w:rPr/>
            </w:pPr>
            <w:moveTo w:id="632" w:author="Alex Weber" w:date="2025-05-05T11:48:53Z">
              <w:r>
                <w:rPr>
                  <w:rFonts w:eastAsia="DejaVu Sans" w:cs="DejaVu Sans" w:ascii="DejaVu Sans" w:hAnsi="DejaVu Sans"/>
                  <w:b w:val="false"/>
                  <w:i w:val="false"/>
                  <w:color w:val="000000"/>
                  <w:sz w:val="22"/>
                  <w:szCs w:val="22"/>
                  <w:u w:val="none"/>
                </w:rPr>
                <w:t>N/A</w:t>
              </w:r>
            </w:moveTo>
          </w:p>
        </w:tc>
        <w:tc>
          <w:tcPr>
            <w:tcW w:w="1204" w:type="dxa"/>
            <w:tcBorders/>
            <w:shd w:color="auto" w:fill="FFFFFF" w:val="clear"/>
            <w:vAlign w:val="center"/>
          </w:tcPr>
          <w:p>
            <w:pPr>
              <w:pStyle w:val="Normal"/>
              <w:widowControl w:val="false"/>
              <w:pBdr/>
              <w:spacing w:lineRule="exact" w:line="240" w:before="100" w:after="100"/>
              <w:ind w:left="100" w:right="100" w:hanging="0"/>
              <w:jc w:val="right"/>
              <w:rPr/>
            </w:pPr>
            <w:moveTo w:id="634" w:author="Alex Weber" w:date="2025-05-05T11:48:53Z">
              <w:r>
                <w:rPr>
                  <w:rFonts w:eastAsia="DejaVu Sans" w:cs="DejaVu Sans" w:ascii="DejaVu Sans" w:hAnsi="DejaVu Sans"/>
                  <w:b w:val="false"/>
                  <w:i w:val="false"/>
                  <w:color w:val="000000"/>
                  <w:sz w:val="22"/>
                  <w:szCs w:val="22"/>
                  <w:u w:val="none"/>
                </w:rPr>
                <w:t>N/A</w:t>
              </w:r>
            </w:moveTo>
          </w:p>
        </w:tc>
        <w:tc>
          <w:tcPr>
            <w:tcW w:w="1456" w:type="dxa"/>
            <w:tcBorders/>
            <w:shd w:color="auto" w:fill="FFFFFF" w:val="clear"/>
            <w:vAlign w:val="center"/>
          </w:tcPr>
          <w:p>
            <w:pPr>
              <w:pStyle w:val="Normal"/>
              <w:widowControl w:val="false"/>
              <w:pBdr/>
              <w:spacing w:lineRule="exact" w:line="240" w:before="100" w:after="100"/>
              <w:ind w:left="100" w:right="100" w:hanging="0"/>
              <w:jc w:val="right"/>
              <w:rPr/>
            </w:pPr>
            <w:moveTo w:id="636" w:author="Alex Weber" w:date="2025-05-05T11:48:53Z">
              <w:r>
                <w:rPr>
                  <w:rFonts w:eastAsia="DejaVu Sans" w:cs="DejaVu Sans" w:ascii="DejaVu Sans" w:hAnsi="DejaVu Sans"/>
                  <w:b w:val="false"/>
                  <w:i w:val="false"/>
                  <w:color w:val="000000"/>
                  <w:sz w:val="22"/>
                  <w:szCs w:val="22"/>
                  <w:u w:val="none"/>
                </w:rPr>
                <w:t>45.9 ± 12.3</w:t>
              </w:r>
            </w:moveTo>
          </w:p>
        </w:tc>
      </w:tr>
      <w:tr>
        <w:trPr>
          <w:trHeight w:val="624" w:hRule="atLeast"/>
        </w:trPr>
        <w:tc>
          <w:tcPr>
            <w:tcW w:w="1449" w:type="dxa"/>
            <w:vMerge w:val="restart"/>
            <w:tcBorders/>
            <w:shd w:color="auto" w:fill="FFFFFF" w:val="clear"/>
            <w:vAlign w:val="center"/>
          </w:tcPr>
          <w:p>
            <w:pPr>
              <w:pStyle w:val="Normal"/>
              <w:widowControl w:val="false"/>
              <w:pBdr/>
              <w:spacing w:lineRule="exact" w:line="240" w:before="100" w:after="100"/>
              <w:ind w:left="100" w:right="100" w:hanging="0"/>
              <w:jc w:val="left"/>
              <w:rPr/>
            </w:pPr>
            <w:moveTo w:id="638" w:author="Alex Weber" w:date="2025-05-05T11:48:53Z">
              <w:r>
                <w:rPr>
                  <w:rFonts w:eastAsia="DejaVu Sans" w:cs="DejaVu Sans" w:ascii="DejaVu Sans" w:hAnsi="DejaVu Sans"/>
                  <w:b w:val="false"/>
                  <w:i w:val="false"/>
                  <w:color w:val="000000"/>
                  <w:sz w:val="22"/>
                  <w:szCs w:val="22"/>
                  <w:u w:val="none"/>
                </w:rPr>
                <w:t>Skov et al., (1993)</w:t>
              </w:r>
            </w:moveTo>
          </w:p>
        </w:tc>
        <w:tc>
          <w:tcPr>
            <w:tcW w:w="585" w:type="dxa"/>
            <w:vMerge w:val="restart"/>
            <w:tcBorders/>
            <w:shd w:color="auto" w:fill="F2F2F2" w:val="clear"/>
            <w:vAlign w:val="center"/>
          </w:tcPr>
          <w:p>
            <w:pPr>
              <w:pStyle w:val="Normal"/>
              <w:widowControl w:val="false"/>
              <w:pBdr/>
              <w:spacing w:lineRule="exact" w:line="240" w:before="100" w:after="100"/>
              <w:ind w:left="100" w:right="100" w:hanging="0"/>
              <w:jc w:val="left"/>
              <w:rPr/>
            </w:pPr>
            <w:moveTo w:id="640" w:author="Alex Weber" w:date="2025-05-05T11:48:53Z">
              <w:r>
                <w:rPr>
                  <w:rFonts w:eastAsia="DejaVu Sans" w:cs="DejaVu Sans" w:ascii="DejaVu Sans" w:hAnsi="DejaVu Sans"/>
                  <w:b w:val="false"/>
                  <w:i w:val="false"/>
                  <w:color w:val="000000"/>
                  <w:sz w:val="22"/>
                  <w:szCs w:val="22"/>
                  <w:u w:val="none"/>
                </w:rPr>
                <w:t>NIRS</w:t>
              </w:r>
            </w:moveTo>
          </w:p>
        </w:tc>
        <w:tc>
          <w:tcPr>
            <w:tcW w:w="1505" w:type="dxa"/>
            <w:tcBorders/>
            <w:shd w:color="auto" w:fill="F2F2F2" w:val="clear"/>
            <w:vAlign w:val="center"/>
          </w:tcPr>
          <w:p>
            <w:pPr>
              <w:pStyle w:val="Normal"/>
              <w:widowControl w:val="false"/>
              <w:pBdr/>
              <w:spacing w:lineRule="exact" w:line="240" w:before="100" w:after="100"/>
              <w:ind w:left="100" w:right="100" w:hanging="0"/>
              <w:jc w:val="left"/>
              <w:rPr/>
            </w:pPr>
            <w:moveTo w:id="642" w:author="Alex Weber" w:date="2025-05-05T11:48:53Z">
              <w:r>
                <w:rPr>
                  <w:rFonts w:eastAsia="DejaVu Sans" w:cs="DejaVu Sans" w:ascii="DejaVu Sans" w:hAnsi="DejaVu Sans"/>
                  <w:b w:val="false"/>
                  <w:i w:val="false"/>
                  <w:color w:val="000000"/>
                  <w:sz w:val="22"/>
                  <w:szCs w:val="22"/>
                  <w:u w:val="none"/>
                </w:rPr>
                <w:t>10 asphyxiated (full term)</w:t>
              </w:r>
            </w:moveTo>
          </w:p>
        </w:tc>
        <w:tc>
          <w:tcPr>
            <w:tcW w:w="875" w:type="dxa"/>
            <w:tcBorders/>
            <w:shd w:color="auto" w:fill="F2F2F2" w:val="clear"/>
            <w:vAlign w:val="center"/>
          </w:tcPr>
          <w:p>
            <w:pPr>
              <w:pStyle w:val="Normal"/>
              <w:widowControl w:val="false"/>
              <w:pBdr/>
              <w:spacing w:lineRule="exact" w:line="240" w:before="100" w:after="100"/>
              <w:ind w:left="100" w:right="100" w:hanging="0"/>
              <w:jc w:val="right"/>
              <w:rPr/>
            </w:pPr>
            <w:moveTo w:id="644" w:author="Alex Weber" w:date="2025-05-05T11:48:53Z">
              <w:r>
                <w:rPr>
                  <w:rFonts w:eastAsia="DejaVu Sans" w:cs="DejaVu Sans" w:ascii="DejaVu Sans" w:hAnsi="DejaVu Sans"/>
                  <w:b w:val="false"/>
                  <w:i w:val="false"/>
                  <w:color w:val="000000"/>
                  <w:sz w:val="22"/>
                  <w:szCs w:val="22"/>
                  <w:u w:val="none"/>
                </w:rPr>
                <w:t>38.8 ± 1.4</w:t>
              </w:r>
            </w:moveTo>
          </w:p>
        </w:tc>
        <w:tc>
          <w:tcPr>
            <w:tcW w:w="713" w:type="dxa"/>
            <w:tcBorders/>
            <w:shd w:color="auto" w:fill="F2F2F2" w:val="clear"/>
            <w:vAlign w:val="center"/>
          </w:tcPr>
          <w:p>
            <w:pPr>
              <w:pStyle w:val="Normal"/>
              <w:widowControl w:val="false"/>
              <w:pBdr/>
              <w:spacing w:lineRule="exact" w:line="240" w:before="100" w:after="100"/>
              <w:ind w:left="100" w:right="100" w:hanging="0"/>
              <w:jc w:val="right"/>
              <w:rPr/>
            </w:pPr>
            <w:moveTo w:id="646" w:author="Alex Weber" w:date="2025-05-05T11:48:53Z">
              <w:r>
                <w:rPr>
                  <w:rFonts w:eastAsia="DejaVu Sans" w:cs="DejaVu Sans" w:ascii="DejaVu Sans" w:hAnsi="DejaVu Sans"/>
                  <w:b w:val="false"/>
                  <w:i w:val="false"/>
                  <w:color w:val="000000"/>
                  <w:sz w:val="22"/>
                  <w:szCs w:val="22"/>
                  <w:u w:val="none"/>
                </w:rPr>
                <w:t>94 ± 7</w:t>
              </w:r>
            </w:moveTo>
          </w:p>
        </w:tc>
        <w:tc>
          <w:tcPr>
            <w:tcW w:w="743" w:type="dxa"/>
            <w:tcBorders/>
            <w:shd w:color="auto" w:fill="F2F2F2" w:val="clear"/>
            <w:vAlign w:val="center"/>
          </w:tcPr>
          <w:p>
            <w:pPr>
              <w:pStyle w:val="Normal"/>
              <w:widowControl w:val="false"/>
              <w:pBdr/>
              <w:spacing w:lineRule="exact" w:line="240" w:before="100" w:after="100"/>
              <w:ind w:left="100" w:right="100" w:hanging="0"/>
              <w:jc w:val="right"/>
              <w:rPr/>
            </w:pPr>
            <w:moveTo w:id="648" w:author="Alex Weber" w:date="2025-05-05T11:48:53Z">
              <w:r>
                <w:rPr>
                  <w:rFonts w:eastAsia="DejaVu Sans" w:cs="DejaVu Sans" w:ascii="DejaVu Sans" w:hAnsi="DejaVu Sans"/>
                  <w:b w:val="false"/>
                  <w:i w:val="false"/>
                  <w:color w:val="000000"/>
                  <w:sz w:val="22"/>
                  <w:szCs w:val="22"/>
                  <w:u w:val="none"/>
                </w:rPr>
                <w:t>67.3 ± 9.4</w:t>
              </w:r>
            </w:moveTo>
          </w:p>
        </w:tc>
        <w:tc>
          <w:tcPr>
            <w:tcW w:w="829" w:type="dxa"/>
            <w:tcBorders/>
            <w:shd w:color="auto" w:fill="F2F2F2" w:val="clear"/>
            <w:vAlign w:val="center"/>
          </w:tcPr>
          <w:p>
            <w:pPr>
              <w:pStyle w:val="Normal"/>
              <w:widowControl w:val="false"/>
              <w:pBdr/>
              <w:spacing w:lineRule="exact" w:line="240" w:before="100" w:after="100"/>
              <w:ind w:left="100" w:right="100" w:hanging="0"/>
              <w:jc w:val="right"/>
              <w:rPr/>
            </w:pPr>
            <w:moveTo w:id="650" w:author="Alex Weber" w:date="2025-05-05T11:48:53Z">
              <w:r>
                <w:rPr>
                  <w:rFonts w:eastAsia="DejaVu Sans" w:cs="DejaVu Sans" w:ascii="DejaVu Sans" w:hAnsi="DejaVu Sans"/>
                  <w:b w:val="false"/>
                  <w:i w:val="false"/>
                  <w:color w:val="000000"/>
                  <w:sz w:val="22"/>
                  <w:szCs w:val="22"/>
                  <w:u w:val="none"/>
                </w:rPr>
                <w:t>28.4 ± 0.3</w:t>
              </w:r>
            </w:moveTo>
          </w:p>
        </w:tc>
        <w:tc>
          <w:tcPr>
            <w:tcW w:w="1204" w:type="dxa"/>
            <w:tcBorders/>
            <w:shd w:color="auto" w:fill="F2F2F2" w:val="clear"/>
            <w:vAlign w:val="center"/>
          </w:tcPr>
          <w:p>
            <w:pPr>
              <w:pStyle w:val="Normal"/>
              <w:widowControl w:val="false"/>
              <w:pBdr/>
              <w:spacing w:lineRule="exact" w:line="240" w:before="100" w:after="100"/>
              <w:ind w:left="100" w:right="100" w:hanging="0"/>
              <w:jc w:val="right"/>
              <w:rPr/>
            </w:pPr>
            <w:moveTo w:id="652" w:author="Alex Weber" w:date="2025-05-05T11:48:53Z">
              <w:r>
                <w:rPr>
                  <w:rFonts w:eastAsia="DejaVu Sans" w:cs="DejaVu Sans" w:ascii="DejaVu Sans" w:hAnsi="DejaVu Sans"/>
                  <w:b w:val="false"/>
                  <w:i w:val="false"/>
                  <w:color w:val="000000"/>
                  <w:sz w:val="22"/>
                  <w:szCs w:val="22"/>
                  <w:u w:val="none"/>
                </w:rPr>
                <w:t>26.5 ± 17.9</w:t>
              </w:r>
            </w:moveTo>
          </w:p>
        </w:tc>
        <w:tc>
          <w:tcPr>
            <w:tcW w:w="1456" w:type="dxa"/>
            <w:tcBorders/>
            <w:shd w:color="auto" w:fill="F2F2F2" w:val="clear"/>
            <w:vAlign w:val="center"/>
          </w:tcPr>
          <w:p>
            <w:pPr>
              <w:pStyle w:val="Normal"/>
              <w:widowControl w:val="false"/>
              <w:pBdr/>
              <w:spacing w:lineRule="exact" w:line="240" w:before="100" w:after="100"/>
              <w:ind w:left="100" w:right="100" w:hanging="0"/>
              <w:jc w:val="right"/>
              <w:rPr/>
            </w:pPr>
            <w:moveTo w:id="654" w:author="Alex Weber" w:date="2025-05-05T11:48:53Z">
              <w:r>
                <w:rPr>
                  <w:rFonts w:eastAsia="DejaVu Sans" w:cs="DejaVu Sans" w:ascii="DejaVu Sans" w:hAnsi="DejaVu Sans"/>
                  <w:b w:val="false"/>
                  <w:i w:val="false"/>
                  <w:color w:val="000000"/>
                  <w:sz w:val="22"/>
                  <w:szCs w:val="22"/>
                  <w:u w:val="none"/>
                </w:rPr>
                <w:t>62.6 ± 35.8</w:t>
              </w:r>
            </w:moveTo>
          </w:p>
        </w:tc>
      </w:tr>
      <w:tr>
        <w:trPr>
          <w:trHeight w:val="623" w:hRule="atLeast"/>
        </w:trPr>
        <w:tc>
          <w:tcPr>
            <w:tcW w:w="1449" w:type="dxa"/>
            <w:vMerge w:val="continue"/>
            <w:tcBorders/>
            <w:shd w:color="auto" w:fill="FFFFFF" w:val="clear"/>
            <w:vAlign w:val="center"/>
          </w:tcPr>
          <w:p>
            <w:pPr>
              <w:pStyle w:val="Normal"/>
              <w:widowControl w:val="false"/>
              <w:pBdr/>
              <w:spacing w:lineRule="exact" w:line="240" w:before="100" w:after="100"/>
              <w:ind w:left="100" w:right="100" w:hanging="0"/>
              <w:jc w:val="left"/>
              <w:rPr/>
            </w:pPr>
            <w:moveTo w:id="656" w:author="Alex Weber" w:date="2025-05-05T11:48:53Z">
              <w:r>
                <w:rPr/>
              </w:r>
            </w:moveTo>
          </w:p>
        </w:tc>
        <w:tc>
          <w:tcPr>
            <w:tcW w:w="585" w:type="dxa"/>
            <w:vMerge w:val="continue"/>
            <w:tcBorders/>
            <w:shd w:color="auto" w:fill="FFFFFF" w:val="clear"/>
            <w:vAlign w:val="center"/>
          </w:tcPr>
          <w:p>
            <w:pPr>
              <w:pStyle w:val="Normal"/>
              <w:widowControl w:val="false"/>
              <w:pBdr/>
              <w:spacing w:lineRule="exact" w:line="240" w:before="100" w:after="100"/>
              <w:ind w:left="100" w:right="100" w:hanging="0"/>
              <w:jc w:val="left"/>
              <w:rPr/>
            </w:pPr>
            <w:moveTo w:id="658" w:author="Alex Weber" w:date="2025-05-05T11:48:53Z">
              <w:r>
                <w:rPr/>
              </w:r>
            </w:moveTo>
          </w:p>
        </w:tc>
        <w:tc>
          <w:tcPr>
            <w:tcW w:w="1505" w:type="dxa"/>
            <w:tcBorders/>
            <w:shd w:color="auto" w:fill="FFFFFF" w:val="clear"/>
            <w:vAlign w:val="center"/>
          </w:tcPr>
          <w:p>
            <w:pPr>
              <w:pStyle w:val="Normal"/>
              <w:widowControl w:val="false"/>
              <w:pBdr/>
              <w:spacing w:lineRule="exact" w:line="240" w:before="100" w:after="100"/>
              <w:ind w:left="100" w:right="100" w:hanging="0"/>
              <w:jc w:val="left"/>
              <w:rPr/>
            </w:pPr>
            <w:moveTo w:id="660" w:author="Alex Weber" w:date="2025-05-05T11:48:53Z">
              <w:r>
                <w:rPr>
                  <w:rFonts w:eastAsia="DejaVu Sans" w:cs="DejaVu Sans" w:ascii="DejaVu Sans" w:hAnsi="DejaVu Sans"/>
                  <w:b w:val="false"/>
                  <w:i w:val="false"/>
                  <w:color w:val="000000"/>
                  <w:sz w:val="22"/>
                  <w:szCs w:val="22"/>
                  <w:u w:val="none"/>
                </w:rPr>
                <w:t>22 RDS (preterm)</w:t>
              </w:r>
            </w:moveTo>
          </w:p>
        </w:tc>
        <w:tc>
          <w:tcPr>
            <w:tcW w:w="875" w:type="dxa"/>
            <w:tcBorders/>
            <w:shd w:color="auto" w:fill="FFFFFF" w:val="clear"/>
            <w:vAlign w:val="center"/>
          </w:tcPr>
          <w:p>
            <w:pPr>
              <w:pStyle w:val="Normal"/>
              <w:widowControl w:val="false"/>
              <w:pBdr/>
              <w:spacing w:lineRule="exact" w:line="240" w:before="100" w:after="100"/>
              <w:ind w:left="100" w:right="100" w:hanging="0"/>
              <w:jc w:val="right"/>
              <w:rPr/>
            </w:pPr>
            <w:moveTo w:id="662" w:author="Alex Weber" w:date="2025-05-05T11:48:53Z">
              <w:r>
                <w:rPr>
                  <w:rFonts w:eastAsia="DejaVu Sans" w:cs="DejaVu Sans" w:ascii="DejaVu Sans" w:hAnsi="DejaVu Sans"/>
                  <w:b w:val="false"/>
                  <w:i w:val="false"/>
                  <w:color w:val="000000"/>
                  <w:sz w:val="22"/>
                  <w:szCs w:val="22"/>
                  <w:u w:val="none"/>
                </w:rPr>
                <w:t>29.8 ± 2.6</w:t>
              </w:r>
            </w:moveTo>
          </w:p>
        </w:tc>
        <w:tc>
          <w:tcPr>
            <w:tcW w:w="713" w:type="dxa"/>
            <w:tcBorders/>
            <w:shd w:color="auto" w:fill="FFFFFF" w:val="clear"/>
            <w:vAlign w:val="center"/>
          </w:tcPr>
          <w:p>
            <w:pPr>
              <w:pStyle w:val="Normal"/>
              <w:widowControl w:val="false"/>
              <w:pBdr/>
              <w:spacing w:lineRule="exact" w:line="240" w:before="100" w:after="100"/>
              <w:ind w:left="100" w:right="100" w:hanging="0"/>
              <w:jc w:val="right"/>
              <w:rPr/>
            </w:pPr>
            <w:moveTo w:id="664" w:author="Alex Weber" w:date="2025-05-05T11:48:53Z">
              <w:r>
                <w:rPr>
                  <w:rFonts w:eastAsia="DejaVu Sans" w:cs="DejaVu Sans" w:ascii="DejaVu Sans" w:hAnsi="DejaVu Sans"/>
                  <w:b w:val="false"/>
                  <w:i w:val="false"/>
                  <w:color w:val="000000"/>
                  <w:sz w:val="22"/>
                  <w:szCs w:val="22"/>
                  <w:u w:val="none"/>
                </w:rPr>
                <w:t>96.5 ± 5</w:t>
              </w:r>
            </w:moveTo>
          </w:p>
        </w:tc>
        <w:tc>
          <w:tcPr>
            <w:tcW w:w="743" w:type="dxa"/>
            <w:tcBorders/>
            <w:shd w:color="auto" w:fill="FFFFFF" w:val="clear"/>
            <w:vAlign w:val="center"/>
          </w:tcPr>
          <w:p>
            <w:pPr>
              <w:pStyle w:val="Normal"/>
              <w:widowControl w:val="false"/>
              <w:pBdr/>
              <w:spacing w:lineRule="exact" w:line="240" w:before="100" w:after="100"/>
              <w:ind w:left="100" w:right="100" w:hanging="0"/>
              <w:jc w:val="right"/>
              <w:rPr/>
            </w:pPr>
            <w:moveTo w:id="666" w:author="Alex Weber" w:date="2025-05-05T11:48:53Z">
              <w:r>
                <w:rPr>
                  <w:rFonts w:eastAsia="DejaVu Sans" w:cs="DejaVu Sans" w:ascii="DejaVu Sans" w:hAnsi="DejaVu Sans"/>
                  <w:b w:val="false"/>
                  <w:i w:val="false"/>
                  <w:color w:val="000000"/>
                  <w:sz w:val="22"/>
                  <w:szCs w:val="22"/>
                  <w:u w:val="none"/>
                </w:rPr>
                <w:t>53.4 ± 15.4</w:t>
              </w:r>
            </w:moveTo>
          </w:p>
        </w:tc>
        <w:tc>
          <w:tcPr>
            <w:tcW w:w="829" w:type="dxa"/>
            <w:tcBorders/>
            <w:shd w:color="auto" w:fill="FFFFFF" w:val="clear"/>
            <w:vAlign w:val="center"/>
          </w:tcPr>
          <w:p>
            <w:pPr>
              <w:pStyle w:val="Normal"/>
              <w:widowControl w:val="false"/>
              <w:pBdr/>
              <w:spacing w:lineRule="exact" w:line="240" w:before="100" w:after="100"/>
              <w:ind w:left="100" w:right="100" w:hanging="0"/>
              <w:jc w:val="right"/>
              <w:rPr/>
            </w:pPr>
            <w:moveTo w:id="668" w:author="Alex Weber" w:date="2025-05-05T11:48:53Z">
              <w:r>
                <w:rPr>
                  <w:rFonts w:eastAsia="DejaVu Sans" w:cs="DejaVu Sans" w:ascii="DejaVu Sans" w:hAnsi="DejaVu Sans"/>
                  <w:b w:val="false"/>
                  <w:i w:val="false"/>
                  <w:color w:val="000000"/>
                  <w:sz w:val="22"/>
                  <w:szCs w:val="22"/>
                  <w:u w:val="none"/>
                </w:rPr>
                <w:t>44.6 ± 2.1</w:t>
              </w:r>
            </w:moveTo>
          </w:p>
        </w:tc>
        <w:tc>
          <w:tcPr>
            <w:tcW w:w="1204" w:type="dxa"/>
            <w:tcBorders/>
            <w:shd w:color="auto" w:fill="FFFFFF" w:val="clear"/>
            <w:vAlign w:val="center"/>
          </w:tcPr>
          <w:p>
            <w:pPr>
              <w:pStyle w:val="Normal"/>
              <w:widowControl w:val="false"/>
              <w:pBdr/>
              <w:spacing w:lineRule="exact" w:line="240" w:before="100" w:after="100"/>
              <w:ind w:left="100" w:right="100" w:hanging="0"/>
              <w:jc w:val="right"/>
              <w:rPr/>
            </w:pPr>
            <w:moveTo w:id="670" w:author="Alex Weber" w:date="2025-05-05T11:48:53Z">
              <w:r>
                <w:rPr>
                  <w:rFonts w:eastAsia="DejaVu Sans" w:cs="DejaVu Sans" w:ascii="DejaVu Sans" w:hAnsi="DejaVu Sans"/>
                  <w:b w:val="false"/>
                  <w:i w:val="false"/>
                  <w:color w:val="000000"/>
                  <w:sz w:val="22"/>
                  <w:szCs w:val="22"/>
                  <w:u w:val="none"/>
                </w:rPr>
                <w:t>11.9 ± 5.2</w:t>
              </w:r>
            </w:moveTo>
          </w:p>
        </w:tc>
        <w:tc>
          <w:tcPr>
            <w:tcW w:w="1456" w:type="dxa"/>
            <w:tcBorders/>
            <w:shd w:color="auto" w:fill="FFFFFF" w:val="clear"/>
            <w:vAlign w:val="center"/>
          </w:tcPr>
          <w:p>
            <w:pPr>
              <w:pStyle w:val="Normal"/>
              <w:widowControl w:val="false"/>
              <w:pBdr/>
              <w:spacing w:lineRule="exact" w:line="240" w:before="100" w:after="100"/>
              <w:ind w:left="100" w:right="100" w:hanging="0"/>
              <w:jc w:val="right"/>
              <w:rPr/>
            </w:pPr>
            <w:moveTo w:id="672" w:author="Alex Weber" w:date="2025-05-05T11:48:53Z">
              <w:r>
                <w:rPr>
                  <w:rFonts w:eastAsia="DejaVu Sans" w:cs="DejaVu Sans" w:ascii="DejaVu Sans" w:hAnsi="DejaVu Sans"/>
                  <w:b w:val="false"/>
                  <w:i w:val="false"/>
                  <w:color w:val="000000"/>
                  <w:sz w:val="22"/>
                  <w:szCs w:val="22"/>
                  <w:u w:val="none"/>
                </w:rPr>
                <w:t>44.7 ± 17.9</w:t>
              </w:r>
            </w:moveTo>
          </w:p>
        </w:tc>
      </w:tr>
      <w:tr>
        <w:trPr>
          <w:trHeight w:val="624" w:hRule="atLeast"/>
        </w:trPr>
        <w:tc>
          <w:tcPr>
            <w:tcW w:w="1449" w:type="dxa"/>
            <w:tcBorders/>
            <w:shd w:color="auto" w:fill="FFFFFF" w:val="clear"/>
            <w:vAlign w:val="center"/>
          </w:tcPr>
          <w:p>
            <w:pPr>
              <w:pStyle w:val="Normal"/>
              <w:widowControl w:val="false"/>
              <w:pBdr/>
              <w:spacing w:lineRule="exact" w:line="240" w:before="100" w:after="100"/>
              <w:ind w:left="100" w:right="100" w:hanging="0"/>
              <w:jc w:val="left"/>
              <w:rPr/>
            </w:pPr>
            <w:moveTo w:id="674" w:author="Alex Weber" w:date="2025-05-05T11:48:53Z">
              <w:r>
                <w:rPr>
                  <w:rFonts w:eastAsia="DejaVu Sans" w:cs="DejaVu Sans" w:ascii="DejaVu Sans" w:hAnsi="DejaVu Sans"/>
                  <w:b w:val="false"/>
                  <w:i w:val="false"/>
                  <w:color w:val="000000"/>
                  <w:sz w:val="22"/>
                  <w:szCs w:val="22"/>
                  <w:u w:val="none"/>
                </w:rPr>
                <w:t>Yoxall &amp; Weindling, (1998)</w:t>
              </w:r>
            </w:moveTo>
          </w:p>
        </w:tc>
        <w:tc>
          <w:tcPr>
            <w:tcW w:w="585" w:type="dxa"/>
            <w:tcBorders/>
            <w:shd w:color="auto" w:fill="F2F2F2" w:val="clear"/>
            <w:vAlign w:val="center"/>
          </w:tcPr>
          <w:p>
            <w:pPr>
              <w:pStyle w:val="Normal"/>
              <w:widowControl w:val="false"/>
              <w:pBdr/>
              <w:spacing w:lineRule="exact" w:line="240" w:before="100" w:after="100"/>
              <w:ind w:left="100" w:right="100" w:hanging="0"/>
              <w:jc w:val="left"/>
              <w:rPr/>
            </w:pPr>
            <w:moveTo w:id="676" w:author="Alex Weber" w:date="2025-05-05T11:48:53Z">
              <w:r>
                <w:rPr>
                  <w:rFonts w:eastAsia="DejaVu Sans" w:cs="DejaVu Sans" w:ascii="DejaVu Sans" w:hAnsi="DejaVu Sans"/>
                  <w:b w:val="false"/>
                  <w:i w:val="false"/>
                  <w:color w:val="000000"/>
                  <w:sz w:val="22"/>
                  <w:szCs w:val="22"/>
                  <w:u w:val="none"/>
                </w:rPr>
                <w:t>NIRS</w:t>
              </w:r>
            </w:moveTo>
          </w:p>
        </w:tc>
        <w:tc>
          <w:tcPr>
            <w:tcW w:w="1505" w:type="dxa"/>
            <w:tcBorders/>
            <w:shd w:color="auto" w:fill="F2F2F2" w:val="clear"/>
            <w:vAlign w:val="center"/>
          </w:tcPr>
          <w:p>
            <w:pPr>
              <w:pStyle w:val="Normal"/>
              <w:widowControl w:val="false"/>
              <w:pBdr/>
              <w:spacing w:lineRule="exact" w:line="240" w:before="100" w:after="100"/>
              <w:ind w:left="100" w:right="100" w:hanging="0"/>
              <w:jc w:val="left"/>
              <w:rPr/>
            </w:pPr>
            <w:moveTo w:id="678" w:author="Alex Weber" w:date="2025-05-05T11:48:53Z">
              <w:r>
                <w:rPr>
                  <w:rFonts w:eastAsia="DejaVu Sans" w:cs="DejaVu Sans" w:ascii="DejaVu Sans" w:hAnsi="DejaVu Sans"/>
                  <w:b w:val="false"/>
                  <w:i w:val="false"/>
                  <w:color w:val="000000"/>
                  <w:sz w:val="22"/>
                  <w:szCs w:val="22"/>
                  <w:u w:val="none"/>
                </w:rPr>
                <w:t>9 ventilatory support</w:t>
              </w:r>
            </w:moveTo>
          </w:p>
        </w:tc>
        <w:tc>
          <w:tcPr>
            <w:tcW w:w="875" w:type="dxa"/>
            <w:tcBorders/>
            <w:shd w:color="auto" w:fill="F2F2F2" w:val="clear"/>
            <w:vAlign w:val="center"/>
          </w:tcPr>
          <w:p>
            <w:pPr>
              <w:pStyle w:val="Normal"/>
              <w:widowControl w:val="false"/>
              <w:pBdr/>
              <w:spacing w:lineRule="exact" w:line="240" w:before="100" w:after="100"/>
              <w:ind w:left="100" w:right="100" w:hanging="0"/>
              <w:jc w:val="right"/>
              <w:rPr/>
            </w:pPr>
            <w:moveTo w:id="680" w:author="Alex Weber" w:date="2025-05-05T11:48:53Z">
              <w:r>
                <w:rPr>
                  <w:rFonts w:eastAsia="DejaVu Sans" w:cs="DejaVu Sans" w:ascii="DejaVu Sans" w:hAnsi="DejaVu Sans"/>
                  <w:b w:val="false"/>
                  <w:i w:val="false"/>
                  <w:color w:val="000000"/>
                  <w:sz w:val="22"/>
                  <w:szCs w:val="22"/>
                  <w:u w:val="none"/>
                </w:rPr>
                <w:t>23-37</w:t>
              </w:r>
            </w:moveTo>
          </w:p>
        </w:tc>
        <w:tc>
          <w:tcPr>
            <w:tcW w:w="713" w:type="dxa"/>
            <w:tcBorders/>
            <w:shd w:color="auto" w:fill="F2F2F2" w:val="clear"/>
            <w:vAlign w:val="center"/>
          </w:tcPr>
          <w:p>
            <w:pPr>
              <w:pStyle w:val="Normal"/>
              <w:widowControl w:val="false"/>
              <w:pBdr/>
              <w:spacing w:lineRule="exact" w:line="240" w:before="100" w:after="100"/>
              <w:ind w:left="100" w:right="100" w:hanging="0"/>
              <w:jc w:val="right"/>
              <w:rPr/>
            </w:pPr>
            <w:moveTo w:id="682" w:author="Alex Weber" w:date="2025-05-05T11:48:53Z">
              <w:r>
                <w:rPr>
                  <w:rFonts w:eastAsia="DejaVu Sans" w:cs="DejaVu Sans" w:ascii="DejaVu Sans" w:hAnsi="DejaVu Sans"/>
                  <w:b w:val="false"/>
                  <w:i w:val="false"/>
                  <w:color w:val="000000"/>
                  <w:sz w:val="22"/>
                  <w:szCs w:val="22"/>
                  <w:u w:val="none"/>
                </w:rPr>
                <w:t>N/A</w:t>
              </w:r>
            </w:moveTo>
          </w:p>
        </w:tc>
        <w:tc>
          <w:tcPr>
            <w:tcW w:w="743" w:type="dxa"/>
            <w:tcBorders/>
            <w:shd w:color="auto" w:fill="F2F2F2" w:val="clear"/>
            <w:vAlign w:val="center"/>
          </w:tcPr>
          <w:p>
            <w:pPr>
              <w:pStyle w:val="Normal"/>
              <w:widowControl w:val="false"/>
              <w:pBdr/>
              <w:spacing w:lineRule="exact" w:line="240" w:before="100" w:after="100"/>
              <w:ind w:left="100" w:right="100" w:hanging="0"/>
              <w:jc w:val="right"/>
              <w:rPr/>
            </w:pPr>
            <w:moveTo w:id="684" w:author="Alex Weber" w:date="2025-05-05T11:48:53Z">
              <w:r>
                <w:rPr>
                  <w:rFonts w:eastAsia="DejaVu Sans" w:cs="DejaVu Sans" w:ascii="DejaVu Sans" w:hAnsi="DejaVu Sans"/>
                  <w:b w:val="false"/>
                  <w:i w:val="false"/>
                  <w:color w:val="000000"/>
                  <w:sz w:val="22"/>
                  <w:szCs w:val="22"/>
                  <w:u w:val="none"/>
                </w:rPr>
                <w:t>62.6 ± 8.3</w:t>
              </w:r>
            </w:moveTo>
          </w:p>
        </w:tc>
        <w:tc>
          <w:tcPr>
            <w:tcW w:w="829" w:type="dxa"/>
            <w:tcBorders/>
            <w:shd w:color="auto" w:fill="F2F2F2" w:val="clear"/>
            <w:vAlign w:val="center"/>
          </w:tcPr>
          <w:p>
            <w:pPr>
              <w:pStyle w:val="Normal"/>
              <w:widowControl w:val="false"/>
              <w:pBdr/>
              <w:spacing w:lineRule="exact" w:line="240" w:before="100" w:after="100"/>
              <w:ind w:left="100" w:right="100" w:hanging="0"/>
              <w:jc w:val="right"/>
              <w:rPr/>
            </w:pPr>
            <w:moveTo w:id="686" w:author="Alex Weber" w:date="2025-05-05T11:48:53Z">
              <w:r>
                <w:rPr>
                  <w:rFonts w:eastAsia="DejaVu Sans" w:cs="DejaVu Sans" w:ascii="DejaVu Sans" w:hAnsi="DejaVu Sans"/>
                  <w:b w:val="false"/>
                  <w:i w:val="false"/>
                  <w:color w:val="000000"/>
                  <w:sz w:val="22"/>
                  <w:szCs w:val="22"/>
                  <w:u w:val="none"/>
                </w:rPr>
                <w:t>N/A</w:t>
              </w:r>
            </w:moveTo>
          </w:p>
        </w:tc>
        <w:tc>
          <w:tcPr>
            <w:tcW w:w="1204" w:type="dxa"/>
            <w:tcBorders/>
            <w:shd w:color="auto" w:fill="F2F2F2" w:val="clear"/>
            <w:vAlign w:val="center"/>
          </w:tcPr>
          <w:p>
            <w:pPr>
              <w:pStyle w:val="Normal"/>
              <w:widowControl w:val="false"/>
              <w:pBdr/>
              <w:spacing w:lineRule="exact" w:line="240" w:before="100" w:after="100"/>
              <w:ind w:left="100" w:right="100" w:hanging="0"/>
              <w:jc w:val="right"/>
              <w:rPr/>
            </w:pPr>
            <w:moveTo w:id="688" w:author="Alex Weber" w:date="2025-05-05T11:48:53Z">
              <w:r>
                <w:rPr>
                  <w:rFonts w:eastAsia="DejaVu Sans" w:cs="DejaVu Sans" w:ascii="DejaVu Sans" w:hAnsi="DejaVu Sans"/>
                  <w:b w:val="false"/>
                  <w:i w:val="false"/>
                  <w:color w:val="000000"/>
                  <w:sz w:val="22"/>
                  <w:szCs w:val="22"/>
                  <w:u w:val="none"/>
                </w:rPr>
                <w:t>13.4 ± 4.2</w:t>
              </w:r>
            </w:moveTo>
          </w:p>
        </w:tc>
        <w:tc>
          <w:tcPr>
            <w:tcW w:w="1456" w:type="dxa"/>
            <w:tcBorders/>
            <w:shd w:color="auto" w:fill="F2F2F2" w:val="clear"/>
            <w:vAlign w:val="center"/>
          </w:tcPr>
          <w:p>
            <w:pPr>
              <w:pStyle w:val="Normal"/>
              <w:widowControl w:val="false"/>
              <w:pBdr/>
              <w:spacing w:lineRule="exact" w:line="240" w:before="100" w:after="100"/>
              <w:ind w:left="100" w:right="100" w:hanging="0"/>
              <w:jc w:val="right"/>
              <w:rPr/>
            </w:pPr>
            <w:moveTo w:id="690" w:author="Alex Weber" w:date="2025-05-05T11:48:53Z">
              <w:r>
                <w:rPr>
                  <w:rFonts w:eastAsia="DejaVu Sans" w:cs="DejaVu Sans" w:ascii="DejaVu Sans" w:hAnsi="DejaVu Sans"/>
                  <w:b w:val="false"/>
                  <w:i w:val="false"/>
                  <w:color w:val="000000"/>
                  <w:sz w:val="22"/>
                  <w:szCs w:val="22"/>
                  <w:u w:val="none"/>
                </w:rPr>
                <w:t>38.3 ± 17.7</w:t>
              </w:r>
            </w:moveTo>
          </w:p>
        </w:tc>
      </w:tr>
      <w:tr>
        <w:trPr>
          <w:trHeight w:val="624" w:hRule="atLeast"/>
        </w:trPr>
        <w:tc>
          <w:tcPr>
            <w:tcW w:w="1449" w:type="dxa"/>
            <w:vMerge w:val="restart"/>
            <w:tcBorders/>
            <w:shd w:color="auto" w:fill="FFFFFF" w:val="clear"/>
            <w:vAlign w:val="center"/>
          </w:tcPr>
          <w:p>
            <w:pPr>
              <w:pStyle w:val="Normal"/>
              <w:widowControl w:val="false"/>
              <w:pBdr/>
              <w:spacing w:lineRule="exact" w:line="240" w:before="100" w:after="100"/>
              <w:ind w:left="100" w:right="100" w:hanging="0"/>
              <w:jc w:val="left"/>
              <w:rPr/>
            </w:pPr>
            <w:moveTo w:id="692" w:author="Alex Weber" w:date="2025-05-05T11:48:53Z">
              <w:r>
                <w:rPr>
                  <w:rFonts w:eastAsia="DejaVu Sans" w:cs="DejaVu Sans" w:ascii="DejaVu Sans" w:hAnsi="DejaVu Sans"/>
                  <w:b w:val="false"/>
                  <w:i w:val="false"/>
                  <w:color w:val="000000"/>
                  <w:sz w:val="22"/>
                  <w:szCs w:val="22"/>
                  <w:u w:val="none"/>
                </w:rPr>
                <w:t>Qi et al., (2018)*</w:t>
              </w:r>
            </w:moveTo>
          </w:p>
        </w:tc>
        <w:tc>
          <w:tcPr>
            <w:tcW w:w="585" w:type="dxa"/>
            <w:vMerge w:val="restart"/>
            <w:tcBorders/>
            <w:shd w:color="auto" w:fill="FFFFFF" w:val="clear"/>
            <w:vAlign w:val="center"/>
          </w:tcPr>
          <w:p>
            <w:pPr>
              <w:pStyle w:val="Normal"/>
              <w:widowControl w:val="false"/>
              <w:pBdr/>
              <w:spacing w:lineRule="exact" w:line="240" w:before="100" w:after="100"/>
              <w:ind w:left="100" w:right="100" w:hanging="0"/>
              <w:jc w:val="left"/>
              <w:rPr/>
            </w:pPr>
            <w:moveTo w:id="694" w:author="Alex Weber" w:date="2025-05-05T11:48:53Z">
              <w:r>
                <w:rPr>
                  <w:rFonts w:eastAsia="DejaVu Sans" w:cs="DejaVu Sans" w:ascii="DejaVu Sans" w:hAnsi="DejaVu Sans"/>
                  <w:b w:val="false"/>
                  <w:i w:val="false"/>
                  <w:color w:val="000000"/>
                  <w:sz w:val="22"/>
                  <w:szCs w:val="22"/>
                  <w:u w:val="none"/>
                </w:rPr>
                <w:t>MRI</w:t>
              </w:r>
            </w:moveTo>
          </w:p>
        </w:tc>
        <w:tc>
          <w:tcPr>
            <w:tcW w:w="1505" w:type="dxa"/>
            <w:tcBorders/>
            <w:shd w:color="auto" w:fill="FFFFFF" w:val="clear"/>
            <w:vAlign w:val="center"/>
          </w:tcPr>
          <w:p>
            <w:pPr>
              <w:pStyle w:val="Normal"/>
              <w:widowControl w:val="false"/>
              <w:pBdr/>
              <w:spacing w:lineRule="exact" w:line="240" w:before="100" w:after="100"/>
              <w:ind w:left="100" w:right="100" w:hanging="0"/>
              <w:jc w:val="left"/>
              <w:rPr/>
            </w:pPr>
            <w:moveTo w:id="696" w:author="Alex Weber" w:date="2025-05-05T11:48:53Z">
              <w:r>
                <w:rPr>
                  <w:rFonts w:eastAsia="DejaVu Sans" w:cs="DejaVu Sans" w:ascii="DejaVu Sans" w:hAnsi="DejaVu Sans"/>
                  <w:b w:val="false"/>
                  <w:i w:val="false"/>
                  <w:color w:val="000000"/>
                  <w:sz w:val="22"/>
                  <w:szCs w:val="22"/>
                  <w:u w:val="none"/>
                </w:rPr>
                <w:t>38 healthy</w:t>
              </w:r>
            </w:moveTo>
          </w:p>
        </w:tc>
        <w:tc>
          <w:tcPr>
            <w:tcW w:w="875" w:type="dxa"/>
            <w:tcBorders/>
            <w:shd w:color="auto" w:fill="FFFFFF" w:val="clear"/>
            <w:vAlign w:val="center"/>
          </w:tcPr>
          <w:p>
            <w:pPr>
              <w:pStyle w:val="Normal"/>
              <w:widowControl w:val="false"/>
              <w:pBdr/>
              <w:spacing w:lineRule="exact" w:line="240" w:before="100" w:after="100"/>
              <w:ind w:left="100" w:right="100" w:hanging="0"/>
              <w:jc w:val="right"/>
              <w:rPr/>
            </w:pPr>
            <w:moveTo w:id="698" w:author="Alex Weber" w:date="2025-05-05T11:48:53Z">
              <w:r>
                <w:rPr>
                  <w:rFonts w:eastAsia="DejaVu Sans" w:cs="DejaVu Sans" w:ascii="DejaVu Sans" w:hAnsi="DejaVu Sans"/>
                  <w:b w:val="false"/>
                  <w:i w:val="false"/>
                  <w:color w:val="000000"/>
                  <w:sz w:val="22"/>
                  <w:szCs w:val="22"/>
                  <w:u w:val="none"/>
                </w:rPr>
                <w:t>35.71 (5.36)</w:t>
              </w:r>
            </w:moveTo>
          </w:p>
        </w:tc>
        <w:tc>
          <w:tcPr>
            <w:tcW w:w="713" w:type="dxa"/>
            <w:tcBorders/>
            <w:shd w:color="auto" w:fill="FFFFFF" w:val="clear"/>
            <w:vAlign w:val="center"/>
          </w:tcPr>
          <w:p>
            <w:pPr>
              <w:pStyle w:val="Normal"/>
              <w:widowControl w:val="false"/>
              <w:pBdr/>
              <w:spacing w:lineRule="exact" w:line="240" w:before="100" w:after="100"/>
              <w:ind w:left="100" w:right="100" w:hanging="0"/>
              <w:jc w:val="right"/>
              <w:rPr/>
            </w:pPr>
            <w:moveTo w:id="700" w:author="Alex Weber" w:date="2025-05-05T11:48:53Z">
              <w:r>
                <w:rPr>
                  <w:rFonts w:eastAsia="DejaVu Sans" w:cs="DejaVu Sans" w:ascii="DejaVu Sans" w:hAnsi="DejaVu Sans"/>
                  <w:b w:val="false"/>
                  <w:i w:val="false"/>
                  <w:color w:val="000000"/>
                  <w:sz w:val="22"/>
                  <w:szCs w:val="22"/>
                  <w:u w:val="none"/>
                </w:rPr>
                <w:t>95 (2)</w:t>
              </w:r>
            </w:moveTo>
          </w:p>
        </w:tc>
        <w:tc>
          <w:tcPr>
            <w:tcW w:w="743" w:type="dxa"/>
            <w:tcBorders/>
            <w:shd w:color="auto" w:fill="FFFFFF" w:val="clear"/>
            <w:vAlign w:val="center"/>
          </w:tcPr>
          <w:p>
            <w:pPr>
              <w:pStyle w:val="Normal"/>
              <w:widowControl w:val="false"/>
              <w:pBdr/>
              <w:spacing w:lineRule="exact" w:line="240" w:before="100" w:after="100"/>
              <w:ind w:left="100" w:right="100" w:hanging="0"/>
              <w:jc w:val="right"/>
              <w:rPr/>
            </w:pPr>
            <w:moveTo w:id="702" w:author="Alex Weber" w:date="2025-05-05T11:48:53Z">
              <w:r>
                <w:rPr>
                  <w:rFonts w:eastAsia="DejaVu Sans" w:cs="DejaVu Sans" w:ascii="DejaVu Sans" w:hAnsi="DejaVu Sans"/>
                  <w:b w:val="false"/>
                  <w:i w:val="false"/>
                  <w:color w:val="000000"/>
                  <w:sz w:val="22"/>
                  <w:szCs w:val="22"/>
                  <w:u w:val="none"/>
                </w:rPr>
                <w:t>63.85 (4.8)</w:t>
              </w:r>
            </w:moveTo>
          </w:p>
        </w:tc>
        <w:tc>
          <w:tcPr>
            <w:tcW w:w="829" w:type="dxa"/>
            <w:tcBorders/>
            <w:shd w:color="auto" w:fill="FFFFFF" w:val="clear"/>
            <w:vAlign w:val="center"/>
          </w:tcPr>
          <w:p>
            <w:pPr>
              <w:pStyle w:val="Normal"/>
              <w:widowControl w:val="false"/>
              <w:pBdr/>
              <w:spacing w:lineRule="exact" w:line="240" w:before="100" w:after="100"/>
              <w:ind w:left="100" w:right="100" w:hanging="0"/>
              <w:jc w:val="right"/>
              <w:rPr/>
            </w:pPr>
            <w:moveTo w:id="704" w:author="Alex Weber" w:date="2025-05-05T11:48:53Z">
              <w:r>
                <w:rPr>
                  <w:rFonts w:eastAsia="DejaVu Sans" w:cs="DejaVu Sans" w:ascii="DejaVu Sans" w:hAnsi="DejaVu Sans"/>
                  <w:b w:val="false"/>
                  <w:i w:val="false"/>
                  <w:color w:val="000000"/>
                  <w:sz w:val="22"/>
                  <w:szCs w:val="22"/>
                  <w:u w:val="none"/>
                </w:rPr>
                <w:t>32.35 (6.26)</w:t>
              </w:r>
            </w:moveTo>
          </w:p>
        </w:tc>
        <w:tc>
          <w:tcPr>
            <w:tcW w:w="1204" w:type="dxa"/>
            <w:tcBorders/>
            <w:shd w:color="auto" w:fill="FFFFFF" w:val="clear"/>
            <w:vAlign w:val="center"/>
          </w:tcPr>
          <w:p>
            <w:pPr>
              <w:pStyle w:val="Normal"/>
              <w:widowControl w:val="false"/>
              <w:pBdr/>
              <w:spacing w:lineRule="exact" w:line="240" w:before="100" w:after="100"/>
              <w:ind w:left="100" w:right="100" w:hanging="0"/>
              <w:jc w:val="right"/>
              <w:rPr/>
            </w:pPr>
            <w:moveTo w:id="706" w:author="Alex Weber" w:date="2025-05-05T11:48:53Z">
              <w:r>
                <w:rPr>
                  <w:rFonts w:eastAsia="DejaVu Sans" w:cs="DejaVu Sans" w:ascii="DejaVu Sans" w:hAnsi="DejaVu Sans"/>
                  <w:b w:val="false"/>
                  <w:i w:val="false"/>
                  <w:color w:val="000000"/>
                  <w:sz w:val="22"/>
                  <w:szCs w:val="22"/>
                  <w:u w:val="none"/>
                </w:rPr>
                <w:t>15.35 (9.13)</w:t>
              </w:r>
            </w:moveTo>
          </w:p>
        </w:tc>
        <w:tc>
          <w:tcPr>
            <w:tcW w:w="1456" w:type="dxa"/>
            <w:tcBorders/>
            <w:shd w:color="auto" w:fill="FFFFFF" w:val="clear"/>
            <w:vAlign w:val="center"/>
          </w:tcPr>
          <w:p>
            <w:pPr>
              <w:pStyle w:val="Normal"/>
              <w:widowControl w:val="false"/>
              <w:pBdr/>
              <w:spacing w:lineRule="exact" w:line="240" w:before="100" w:after="100"/>
              <w:ind w:left="100" w:right="100" w:hanging="0"/>
              <w:jc w:val="right"/>
              <w:rPr/>
            </w:pPr>
            <w:moveTo w:id="708" w:author="Alex Weber" w:date="2025-05-05T11:48:53Z">
              <w:r>
                <w:rPr>
                  <w:rFonts w:eastAsia="DejaVu Sans" w:cs="DejaVu Sans" w:ascii="DejaVu Sans" w:hAnsi="DejaVu Sans"/>
                  <w:b w:val="false"/>
                  <w:i w:val="false"/>
                  <w:color w:val="000000"/>
                  <w:sz w:val="22"/>
                  <w:szCs w:val="22"/>
                  <w:u w:val="none"/>
                </w:rPr>
                <w:t>38.09 (18.84)</w:t>
              </w:r>
            </w:moveTo>
          </w:p>
        </w:tc>
      </w:tr>
      <w:tr>
        <w:trPr>
          <w:trHeight w:val="607" w:hRule="atLeast"/>
        </w:trPr>
        <w:tc>
          <w:tcPr>
            <w:tcW w:w="1449" w:type="dxa"/>
            <w:vMerge w:val="continue"/>
            <w:tcBorders/>
            <w:shd w:color="auto" w:fill="FFFFFF" w:val="clear"/>
            <w:vAlign w:val="center"/>
          </w:tcPr>
          <w:p>
            <w:pPr>
              <w:pStyle w:val="Normal"/>
              <w:widowControl w:val="false"/>
              <w:pBdr/>
              <w:spacing w:lineRule="exact" w:line="240" w:before="100" w:after="100"/>
              <w:ind w:left="100" w:right="100" w:hanging="0"/>
              <w:jc w:val="left"/>
              <w:rPr/>
            </w:pPr>
            <w:moveTo w:id="710" w:author="Alex Weber" w:date="2025-05-05T11:48:53Z">
              <w:r>
                <w:rPr/>
              </w:r>
            </w:moveTo>
          </w:p>
        </w:tc>
        <w:tc>
          <w:tcPr>
            <w:tcW w:w="585" w:type="dxa"/>
            <w:vMerge w:val="continue"/>
            <w:tcBorders/>
            <w:shd w:color="auto" w:fill="FFFFFF" w:val="clear"/>
            <w:vAlign w:val="center"/>
          </w:tcPr>
          <w:p>
            <w:pPr>
              <w:pStyle w:val="Normal"/>
              <w:widowControl w:val="false"/>
              <w:pBdr/>
              <w:spacing w:lineRule="exact" w:line="240" w:before="100" w:after="100"/>
              <w:ind w:left="100" w:right="100" w:hanging="0"/>
              <w:jc w:val="left"/>
              <w:rPr/>
            </w:pPr>
            <w:moveTo w:id="712" w:author="Alex Weber" w:date="2025-05-05T11:48:53Z">
              <w:r>
                <w:rPr/>
              </w:r>
            </w:moveTo>
          </w:p>
        </w:tc>
        <w:tc>
          <w:tcPr>
            <w:tcW w:w="1505" w:type="dxa"/>
            <w:tcBorders/>
            <w:shd w:color="auto" w:fill="F2F2F2" w:val="clear"/>
            <w:vAlign w:val="center"/>
          </w:tcPr>
          <w:p>
            <w:pPr>
              <w:pStyle w:val="Normal"/>
              <w:widowControl w:val="false"/>
              <w:pBdr/>
              <w:spacing w:lineRule="exact" w:line="240" w:before="100" w:after="100"/>
              <w:ind w:left="100" w:right="100" w:hanging="0"/>
              <w:jc w:val="left"/>
              <w:rPr/>
            </w:pPr>
            <w:moveTo w:id="714" w:author="Alex Weber" w:date="2025-05-05T11:48:53Z">
              <w:r>
                <w:rPr>
                  <w:rFonts w:eastAsia="DejaVu Sans" w:cs="DejaVu Sans" w:ascii="DejaVu Sans" w:hAnsi="DejaVu Sans"/>
                  <w:b w:val="false"/>
                  <w:i w:val="false"/>
                  <w:color w:val="000000"/>
                  <w:sz w:val="22"/>
                  <w:szCs w:val="22"/>
                  <w:u w:val="none"/>
                </w:rPr>
                <w:t>23 PWML</w:t>
              </w:r>
            </w:moveTo>
          </w:p>
        </w:tc>
        <w:tc>
          <w:tcPr>
            <w:tcW w:w="875" w:type="dxa"/>
            <w:tcBorders/>
            <w:shd w:color="auto" w:fill="F2F2F2" w:val="clear"/>
            <w:vAlign w:val="center"/>
          </w:tcPr>
          <w:p>
            <w:pPr>
              <w:pStyle w:val="Normal"/>
              <w:widowControl w:val="false"/>
              <w:pBdr/>
              <w:spacing w:lineRule="exact" w:line="240" w:before="100" w:after="100"/>
              <w:ind w:left="100" w:right="100" w:hanging="0"/>
              <w:jc w:val="right"/>
              <w:rPr/>
            </w:pPr>
            <w:moveTo w:id="716" w:author="Alex Weber" w:date="2025-05-05T11:48:53Z">
              <w:r>
                <w:rPr>
                  <w:rFonts w:eastAsia="DejaVu Sans" w:cs="DejaVu Sans" w:ascii="DejaVu Sans" w:hAnsi="DejaVu Sans"/>
                  <w:b w:val="false"/>
                  <w:i w:val="false"/>
                  <w:color w:val="000000"/>
                  <w:sz w:val="22"/>
                  <w:szCs w:val="22"/>
                  <w:u w:val="none"/>
                </w:rPr>
                <w:t>35.14 (3.29)</w:t>
              </w:r>
            </w:moveTo>
          </w:p>
        </w:tc>
        <w:tc>
          <w:tcPr>
            <w:tcW w:w="713" w:type="dxa"/>
            <w:tcBorders/>
            <w:shd w:color="auto" w:fill="F2F2F2" w:val="clear"/>
            <w:vAlign w:val="center"/>
          </w:tcPr>
          <w:p>
            <w:pPr>
              <w:pStyle w:val="Normal"/>
              <w:widowControl w:val="false"/>
              <w:pBdr/>
              <w:spacing w:lineRule="exact" w:line="240" w:before="100" w:after="100"/>
              <w:ind w:left="100" w:right="100" w:hanging="0"/>
              <w:jc w:val="right"/>
              <w:rPr/>
            </w:pPr>
            <w:moveTo w:id="718" w:author="Alex Weber" w:date="2025-05-05T11:48:53Z">
              <w:r>
                <w:rPr>
                  <w:rFonts w:eastAsia="DejaVu Sans" w:cs="DejaVu Sans" w:ascii="DejaVu Sans" w:hAnsi="DejaVu Sans"/>
                  <w:b w:val="false"/>
                  <w:i w:val="false"/>
                  <w:color w:val="000000"/>
                  <w:sz w:val="22"/>
                  <w:szCs w:val="22"/>
                  <w:u w:val="none"/>
                </w:rPr>
                <w:t>95 (2)</w:t>
              </w:r>
            </w:moveTo>
          </w:p>
        </w:tc>
        <w:tc>
          <w:tcPr>
            <w:tcW w:w="743" w:type="dxa"/>
            <w:tcBorders/>
            <w:shd w:color="auto" w:fill="F2F2F2" w:val="clear"/>
            <w:vAlign w:val="center"/>
          </w:tcPr>
          <w:p>
            <w:pPr>
              <w:pStyle w:val="Normal"/>
              <w:widowControl w:val="false"/>
              <w:pBdr/>
              <w:spacing w:lineRule="exact" w:line="240" w:before="100" w:after="100"/>
              <w:ind w:left="100" w:right="100" w:hanging="0"/>
              <w:jc w:val="right"/>
              <w:rPr/>
            </w:pPr>
            <w:moveTo w:id="720" w:author="Alex Weber" w:date="2025-05-05T11:48:53Z">
              <w:r>
                <w:rPr>
                  <w:rFonts w:eastAsia="DejaVu Sans" w:cs="DejaVu Sans" w:ascii="DejaVu Sans" w:hAnsi="DejaVu Sans"/>
                  <w:b w:val="false"/>
                  <w:i w:val="false"/>
                  <w:color w:val="000000"/>
                  <w:sz w:val="22"/>
                  <w:szCs w:val="22"/>
                  <w:u w:val="none"/>
                </w:rPr>
                <w:t>68.7 (16.3)</w:t>
              </w:r>
            </w:moveTo>
          </w:p>
        </w:tc>
        <w:tc>
          <w:tcPr>
            <w:tcW w:w="829" w:type="dxa"/>
            <w:tcBorders/>
            <w:shd w:color="auto" w:fill="F2F2F2" w:val="clear"/>
            <w:vAlign w:val="center"/>
          </w:tcPr>
          <w:p>
            <w:pPr>
              <w:pStyle w:val="Normal"/>
              <w:widowControl w:val="false"/>
              <w:pBdr/>
              <w:spacing w:lineRule="exact" w:line="240" w:before="100" w:after="100"/>
              <w:ind w:left="100" w:right="100" w:hanging="0"/>
              <w:jc w:val="right"/>
              <w:rPr/>
            </w:pPr>
            <w:moveTo w:id="722" w:author="Alex Weber" w:date="2025-05-05T11:48:53Z">
              <w:r>
                <w:rPr>
                  <w:rFonts w:eastAsia="DejaVu Sans" w:cs="DejaVu Sans" w:ascii="DejaVu Sans" w:hAnsi="DejaVu Sans"/>
                  <w:b w:val="false"/>
                  <w:i w:val="false"/>
                  <w:color w:val="000000"/>
                  <w:sz w:val="22"/>
                  <w:szCs w:val="22"/>
                  <w:u w:val="none"/>
                </w:rPr>
                <w:t>27.53 (18.94)</w:t>
              </w:r>
            </w:moveTo>
          </w:p>
        </w:tc>
        <w:tc>
          <w:tcPr>
            <w:tcW w:w="1204" w:type="dxa"/>
            <w:tcBorders/>
            <w:shd w:color="auto" w:fill="F2F2F2" w:val="clear"/>
            <w:vAlign w:val="center"/>
          </w:tcPr>
          <w:p>
            <w:pPr>
              <w:pStyle w:val="Normal"/>
              <w:widowControl w:val="false"/>
              <w:pBdr/>
              <w:spacing w:lineRule="exact" w:line="240" w:before="100" w:after="100"/>
              <w:ind w:left="100" w:right="100" w:hanging="0"/>
              <w:jc w:val="right"/>
              <w:rPr/>
            </w:pPr>
            <w:moveTo w:id="724" w:author="Alex Weber" w:date="2025-05-05T11:48:53Z">
              <w:r>
                <w:rPr>
                  <w:rFonts w:eastAsia="DejaVu Sans" w:cs="DejaVu Sans" w:ascii="DejaVu Sans" w:hAnsi="DejaVu Sans"/>
                  <w:b w:val="false"/>
                  <w:i w:val="false"/>
                  <w:color w:val="000000"/>
                  <w:sz w:val="22"/>
                  <w:szCs w:val="22"/>
                  <w:u w:val="none"/>
                </w:rPr>
                <w:t>12.63 (7.83)</w:t>
              </w:r>
            </w:moveTo>
          </w:p>
        </w:tc>
        <w:tc>
          <w:tcPr>
            <w:tcW w:w="1456" w:type="dxa"/>
            <w:tcBorders/>
            <w:shd w:color="auto" w:fill="F2F2F2" w:val="clear"/>
            <w:vAlign w:val="center"/>
          </w:tcPr>
          <w:p>
            <w:pPr>
              <w:pStyle w:val="Normal"/>
              <w:widowControl w:val="false"/>
              <w:pBdr/>
              <w:spacing w:lineRule="exact" w:line="240" w:before="100" w:after="100"/>
              <w:ind w:left="100" w:right="100" w:hanging="0"/>
              <w:jc w:val="right"/>
              <w:rPr/>
            </w:pPr>
            <w:moveTo w:id="726" w:author="Alex Weber" w:date="2025-05-05T11:48:53Z">
              <w:r>
                <w:rPr>
                  <w:rFonts w:eastAsia="DejaVu Sans" w:cs="DejaVu Sans" w:ascii="DejaVu Sans" w:hAnsi="DejaVu Sans"/>
                  <w:b w:val="false"/>
                  <w:i w:val="false"/>
                  <w:color w:val="000000"/>
                  <w:sz w:val="22"/>
                  <w:szCs w:val="22"/>
                  <w:u w:val="none"/>
                </w:rPr>
                <w:t>29.11 (16.8)</w:t>
              </w:r>
            </w:moveTo>
          </w:p>
        </w:tc>
      </w:tr>
      <w:tr>
        <w:trPr>
          <w:trHeight w:val="360" w:hRule="atLeast"/>
        </w:trPr>
        <w:tc>
          <w:tcPr>
            <w:tcW w:w="9359" w:type="dxa"/>
            <w:gridSpan w:val="9"/>
            <w:tcBorders/>
            <w:shd w:color="auto" w:fill="FFFFFF" w:val="clear"/>
            <w:vAlign w:val="center"/>
          </w:tcPr>
          <w:p>
            <w:pPr>
              <w:pStyle w:val="Normal"/>
              <w:widowControl w:val="false"/>
              <w:pBdr/>
              <w:spacing w:lineRule="exact" w:line="240" w:before="100" w:after="100"/>
              <w:ind w:left="100" w:right="100" w:hanging="0"/>
              <w:jc w:val="left"/>
              <w:rPr/>
            </w:pPr>
            <w:moveTo w:id="728" w:author="Alex Weber" w:date="2025-05-05T11:48:53Z">
              <w:r>
                <w:rPr>
                  <w:rFonts w:eastAsia="DejaVu Sans" w:cs="DejaVu Sans" w:ascii="DejaVu Sans" w:hAnsi="DejaVu Sans"/>
                  <w:b w:val="false"/>
                  <w:i w:val="false"/>
                  <w:color w:val="000000"/>
                  <w:sz w:val="22"/>
                  <w:szCs w:val="22"/>
                  <w:u w:val="none"/>
                  <w:vertAlign w:val="superscript"/>
                </w:rPr>
                <w:t>*</w:t>
              </w:r>
            </w:moveTo>
            <w:moveTo w:id="729" w:author="Alex Weber" w:date="2025-05-05T11:48:53Z">
              <w:r>
                <w:rPr>
                  <w:rFonts w:eastAsia="DejaVu Sans" w:cs="DejaVu Sans" w:ascii="DejaVu Sans" w:hAnsi="DejaVu Sans"/>
                  <w:b w:val="false"/>
                  <w:i w:val="false"/>
                  <w:color w:val="000000"/>
                  <w:sz w:val="22"/>
                  <w:szCs w:val="22"/>
                  <w:u w:val="none"/>
                </w:rPr>
                <w:t>Median and interquartile range reported</w:t>
              </w:r>
            </w:moveTo>
          </w:p>
        </w:tc>
      </w:tr>
      <w:tr>
        <w:trPr>
          <w:trHeight w:val="360" w:hRule="atLeast"/>
        </w:trPr>
        <w:tc>
          <w:tcPr>
            <w:tcW w:w="9359" w:type="dxa"/>
            <w:gridSpan w:val="9"/>
            <w:tcBorders/>
            <w:shd w:color="auto" w:fill="FFFFFF" w:val="clear"/>
            <w:vAlign w:val="center"/>
          </w:tcPr>
          <w:p>
            <w:pPr>
              <w:pStyle w:val="Normal"/>
              <w:widowControl w:val="false"/>
              <w:pBdr/>
              <w:spacing w:lineRule="exact" w:line="240" w:before="100" w:after="100"/>
              <w:ind w:left="100" w:right="100" w:hanging="0"/>
              <w:jc w:val="left"/>
              <w:rPr/>
            </w:pPr>
            <w:moveTo w:id="731" w:author="Alex Weber" w:date="2025-05-05T11:48:53Z">
              <w:bookmarkStart w:id="34" w:name="tbl-litvalues"/>
              <w:r>
                <w:rPr>
                  <w:rFonts w:eastAsia="DejaVu Sans" w:cs="DejaVu Sans" w:ascii="DejaVu Sans" w:hAnsi="DejaVu Sans"/>
                  <w:b w:val="false"/>
                  <w:i w:val="false"/>
                  <w:color w:val="000000"/>
                  <w:sz w:val="22"/>
                  <w:szCs w:val="22"/>
                  <w:u w:val="none"/>
                </w:rPr>
                <w:t>CGM = cortical grey matter; WM = white matter; DGM = deep grey matter; BS = brainstem; Cereb = cerebellum; H&amp;A = hippocampus and amygdala.</w:t>
              </w:r>
            </w:moveTo>
            <w:bookmarkEnd w:id="34"/>
          </w:p>
        </w:tc>
      </w:tr>
    </w:tbl>
    <w:p>
      <w:pPr>
        <w:pStyle w:val="TextBody"/>
        <w:rPr/>
      </w:pPr>
      <w:r>
        <w:rPr/>
        <w:t>One strength of using ASL compared to similar studies that used phase-contrast to calculate CBF is the ability to look at regional changes in CBF as opposed to a single number for the whole-brain</w:t>
      </w:r>
      <w:r>
        <w:rPr>
          <w:vertAlign w:val="superscript"/>
        </w:rPr>
        <w:t>19,20</w:t>
      </w:r>
      <w:r>
        <w:rPr/>
        <w:t>. This is best demonstrated in the difference we see when looking at correlations with Category 2, where all regions were found to have a positive correlation with CBF, but only the brainstem and cerebellum were found to be positively correlated with CMRO</w:t>
      </w:r>
      <w:r>
        <w:rPr>
          <w:vertAlign w:val="subscript"/>
        </w:rPr>
        <w:t>2</w:t>
      </w:r>
      <w:r>
        <w:rPr/>
        <w:t>. This discrepancy is discussed more below. However, using ASL in infants also has drawbacks that should be considered, including low signal-to-noise ratio, quantification difficulties due to uncertainty in labelling efficiency and bolus arrival time, and the rapid changes that occur in such young populations that make single-imaging-protocol difficult</w:t>
      </w:r>
      <w:r>
        <w:rPr>
          <w:vertAlign w:val="superscript"/>
        </w:rPr>
        <w:t>58</w:t>
      </w:r>
      <w:r>
        <w:rPr/>
        <w:t>. Another method future researchers should consider is quantitative blood oxygenation level-dependent imaging (qBOLD)</w:t>
      </w:r>
      <w:r>
        <w:rPr>
          <w:vertAlign w:val="superscript"/>
        </w:rPr>
        <w:t>59</w:t>
      </w:r>
      <w:r>
        <w:rPr/>
        <w:t>.</w:t>
      </w:r>
    </w:p>
    <w:p>
      <w:pPr>
        <w:pStyle w:val="TextBody"/>
        <w:rPr/>
      </w:pPr>
      <w:r>
        <w:rPr/>
        <w:t>Similarly, a strength of using QSM to study CSvO</w:t>
      </w:r>
      <w:r>
        <w:rPr>
          <w:vertAlign w:val="subscript"/>
        </w:rPr>
        <w:t>2</w:t>
      </w:r>
      <w:r>
        <w:rPr/>
        <w:t xml:space="preserve"> rather than previous MRI methods that used the TRUST</w:t>
      </w:r>
      <w:r>
        <w:rPr>
          <w:vertAlign w:val="superscript"/>
        </w:rPr>
        <w:t>19,20</w:t>
      </w:r>
      <w:r>
        <w:rPr/>
        <w:t xml:space="preserve"> or T</w:t>
      </w:r>
      <w:r>
        <w:rPr>
          <w:vertAlign w:val="subscript"/>
        </w:rPr>
        <w:t>2</w:t>
      </w:r>
      <w:r>
        <w:rPr/>
        <w:t>-TRIR</w:t>
      </w:r>
      <w:r>
        <w:rPr>
          <w:vertAlign w:val="superscript"/>
        </w:rPr>
        <w:t>26</w:t>
      </w:r>
      <w:r>
        <w:rPr/>
        <w:t>, is that QSM produces a whole-brain map with high spatial resolution. By producing a whole-brain map, we were able to measure the CSvO</w:t>
      </w:r>
      <w:r>
        <w:rPr>
          <w:vertAlign w:val="subscript"/>
        </w:rPr>
        <w:t>2</w:t>
      </w:r>
      <w:r>
        <w:rPr/>
        <w:t xml:space="preserve"> by averaging over all internal veins. This is likely to produce a more robust measurement than acquiring a single slice and averaging within the superior sagittal sinus (SSS) as TRUST and T</w:t>
      </w:r>
      <w:r>
        <w:rPr>
          <w:vertAlign w:val="subscript"/>
        </w:rPr>
        <w:t>2</w:t>
      </w:r>
      <w:r>
        <w:rPr/>
        <w:t>-TRIR do. For the current study, our QSM maps were reconstructed to a 0.9 x 0.9 x 0.9 mm</w:t>
      </w:r>
      <w:r>
        <w:rPr>
          <w:vertAlign w:val="superscript"/>
        </w:rPr>
        <w:t>3</w:t>
      </w:r>
      <w:r>
        <w:rPr/>
        <w:t xml:space="preserve"> resolution, but future studies would benefit from acquiring and reconstructing up to 0.5 x 0.5 x 0.5 mm</w:t>
      </w:r>
      <w:r>
        <w:rPr>
          <w:vertAlign w:val="superscript"/>
        </w:rPr>
        <w:t>3</w:t>
      </w:r>
      <w:r>
        <w:rPr/>
        <w:t>. Indeed, greater spatial resolution would likely improve CSvO</w:t>
      </w:r>
      <w:r>
        <w:rPr>
          <w:vertAlign w:val="subscript"/>
        </w:rPr>
        <w:t>2</w:t>
      </w:r>
      <w:r>
        <w:rPr/>
        <w:t xml:space="preserve"> measurements as </w:t>
      </w:r>
      <w:r>
        <w:rPr/>
      </w:r>
      <m:oMath xmlns:m="http://schemas.openxmlformats.org/officeDocument/2006/math">
        <m:r>
          <w:rPr>
            <w:rFonts w:ascii="Cambria Math" w:hAnsi="Cambria Math"/>
          </w:rPr>
          <m:t xml:space="preserve">χ</m:t>
        </m:r>
      </m:oMath>
      <w:r>
        <w:rPr/>
        <w:t xml:space="preserve"> values could be better isolated to venous tissue without including non-venous sources. Finally, higher resolution QSM could also allow for </w:t>
      </w:r>
      <w:ins w:id="733" w:author="Alex Weber" w:date="2025-05-05T11:48:53Z">
        <w:r>
          <w:rPr/>
          <w:t xml:space="preserve">fully </w:t>
        </w:r>
      </w:ins>
      <w:r>
        <w:rPr/>
        <w:t>regional analysis of CSvO</w:t>
      </w:r>
      <w:r>
        <w:rPr>
          <w:vertAlign w:val="subscript"/>
        </w:rPr>
        <w:t>2</w:t>
      </w:r>
      <w:r>
        <w:rPr/>
        <w:t xml:space="preserve"> values, which we did not attempt here. Unfortunately, as our method for calculating QSM requires removing brain tissue along the edge of the brain (an eroded brain mask), we could not measure CSvO</w:t>
      </w:r>
      <w:r>
        <w:rPr>
          <w:vertAlign w:val="subscript"/>
        </w:rPr>
        <w:t>2</w:t>
      </w:r>
      <w:r>
        <w:rPr/>
        <w:t xml:space="preserve"> values in the SSS for more direct comparisons. Future work should be directed at acquiring QSM values in the SSS.</w:t>
      </w:r>
    </w:p>
    <w:p>
      <w:pPr>
        <w:pStyle w:val="TextBody"/>
        <w:rPr/>
      </w:pPr>
      <w:r>
        <w:rPr/>
        <w:t>Two of the studies that measured CMRO</w:t>
      </w:r>
      <w:r>
        <w:rPr>
          <w:vertAlign w:val="subscript"/>
        </w:rPr>
        <w:t>2</w:t>
      </w:r>
      <w:r>
        <w:rPr/>
        <w:t>, CBF and CSvO</w:t>
      </w:r>
      <w:r>
        <w:rPr>
          <w:vertAlign w:val="subscript"/>
        </w:rPr>
        <w:t>2</w:t>
      </w:r>
      <w:r>
        <w:rPr/>
        <w:t xml:space="preserve"> in sick newborns requiring ventilatory support did not investigate associations between these values and days on various forms of respiratory support. Therefore, we were not able to directly compare these findings.</w:t>
      </w:r>
      <w:bookmarkEnd w:id="32"/>
    </w:p>
    <w:p>
      <w:pPr>
        <w:pStyle w:val="Heading2"/>
        <w:rPr/>
      </w:pPr>
      <w:bookmarkStart w:id="35" w:name="respiratory-support"/>
      <w:r>
        <w:rPr/>
        <w:t>Respiratory support</w:t>
      </w:r>
    </w:p>
    <w:p>
      <w:pPr>
        <w:pStyle w:val="FirstParagraph"/>
        <w:rPr/>
      </w:pPr>
      <w:r>
        <w:rPr/>
        <w:t>In the present study, more days in room air without any type of respiratory support was associated with lower CMRO</w:t>
      </w:r>
      <w:r>
        <w:rPr>
          <w:vertAlign w:val="subscript"/>
        </w:rPr>
        <w:t>2</w:t>
      </w:r>
      <w:r>
        <w:rPr/>
        <w:t xml:space="preserve"> and CBF values. If the assumption of higher CMRO</w:t>
      </w:r>
      <w:r>
        <w:rPr>
          <w:vertAlign w:val="subscript"/>
        </w:rPr>
        <w:t>2</w:t>
      </w:r>
      <w:r>
        <w:rPr/>
        <w:t xml:space="preserve"> and CBF are indications of more optimal brain health, then this may suggest that the use of some form of respiratory support may be more beneficial to very preterm infants than weaning to room air. Indeed, CMRO</w:t>
      </w:r>
      <w:r>
        <w:rPr>
          <w:vertAlign w:val="subscript"/>
        </w:rPr>
        <w:t>2</w:t>
      </w:r>
      <w:r>
        <w:rPr/>
        <w:t xml:space="preserve"> and CBF were positively related to the proportion of time on respiratory support compared to the total time in the NICU. However, caution must be advised when interpreting these findings. Our study was observational, therefore, we cannot exclude various confounding factors, such as various levels of illness which would have dictated the form of respiratory support the infant received. We may be observing a compensatory effect, wherein infants who were sicker may have over-compensated for CBF and CMRO</w:t>
      </w:r>
      <w:r>
        <w:rPr>
          <w:vertAlign w:val="subscript"/>
        </w:rPr>
        <w:t>2</w:t>
      </w:r>
      <w:r>
        <w:rPr/>
        <w:t xml:space="preserve"> to provide adequate oxygen. This would imply that increased CMRO</w:t>
      </w:r>
      <w:r>
        <w:rPr>
          <w:vertAlign w:val="subscript"/>
        </w:rPr>
        <w:t>2</w:t>
      </w:r>
      <w:r>
        <w:rPr/>
        <w:t xml:space="preserve"> and CBF are a reflection of higher illness severity. It is critical for future studies to further explore this relationship because, if on the other hand, being in room air indicates suboptimal cerebral oxygenation and metabolism, it may significantly influence how infants in the NICU are managed.</w:t>
      </w:r>
    </w:p>
    <w:p>
      <w:pPr>
        <w:pStyle w:val="TextBody"/>
        <w:rPr/>
      </w:pPr>
      <w:r>
        <w:rPr/>
        <w:t>Furthermore, while all brain regions were found to have a negative correlation between days in room air and CMRO</w:t>
      </w:r>
      <w:r>
        <w:rPr>
          <w:vertAlign w:val="subscript"/>
        </w:rPr>
        <w:t>2</w:t>
      </w:r>
      <w:r>
        <w:rPr/>
        <w:t>, this was not the case for CBF, where only the cortical grey matter, deep grey matter, and hippocampus &amp; amygdala were found to be negatively correlated with days in room air. Specific brain structures appear to regulate the level of CBF differently and independently of CMRO</w:t>
      </w:r>
      <w:r>
        <w:rPr>
          <w:vertAlign w:val="subscript"/>
        </w:rPr>
        <w:t>2</w:t>
      </w:r>
      <w:r>
        <w:rPr/>
        <w:t>, suggesting that these brain regions may be more susceptible to or protected from hypoxia. Indeed, evidence for physiological uncoupling of CBF and CMRO</w:t>
      </w:r>
      <w:r>
        <w:rPr>
          <w:vertAlign w:val="subscript"/>
        </w:rPr>
        <w:t>2</w:t>
      </w:r>
      <w:r>
        <w:rPr/>
        <w:t xml:space="preserve"> has been reported previously</w:t>
      </w:r>
      <w:r>
        <w:rPr>
          <w:vertAlign w:val="superscript"/>
        </w:rPr>
        <w:t>60–62</w:t>
      </w:r>
      <w:r>
        <w:rPr/>
        <w:t>. However, caution should be exercised when drawing strong conclusions from our exploratory analysis.</w:t>
      </w:r>
    </w:p>
    <w:p>
      <w:pPr>
        <w:pStyle w:val="TextBody"/>
        <w:rPr/>
      </w:pPr>
      <w:r>
        <w:rPr/>
        <w:t>Invasive ventilation was not found to have to be associated with CMRO</w:t>
      </w:r>
      <w:r>
        <w:rPr>
          <w:vertAlign w:val="subscript"/>
        </w:rPr>
        <w:t>2</w:t>
      </w:r>
      <w:r>
        <w:rPr/>
        <w:t xml:space="preserve"> or CBF in any tissue regions. This was unexpected as we hypothesized that infants who required more days on invasive ventilatory support would have lower CMRO</w:t>
      </w:r>
      <w:r>
        <w:rPr>
          <w:vertAlign w:val="subscript"/>
        </w:rPr>
        <w:t>2</w:t>
      </w:r>
      <w:r>
        <w:rPr/>
        <w:t xml:space="preserve"> values at TEA. We also did not find a relationship between invasive mechanical ventilation and brain stem volume at TEA, unlike a previous study by Guillot et al. (2020)</w:t>
      </w:r>
      <w:r>
        <w:rPr>
          <w:vertAlign w:val="superscript"/>
        </w:rPr>
        <w:t>7</w:t>
      </w:r>
      <w:r>
        <w:rPr/>
        <w:t>. Our results are likely limited by the low exposure of this population to invasive mechanical ventilation, as only one infant required invasive support for a prolonged period of time (&gt; 28days).</w:t>
      </w:r>
    </w:p>
    <w:p>
      <w:pPr>
        <w:pStyle w:val="TextBody"/>
        <w:rPr/>
      </w:pPr>
      <w:r>
        <w:rPr/>
        <w:t>Non-invasive ventilation support was associated with increased CMRO</w:t>
      </w:r>
      <w:r>
        <w:rPr>
          <w:vertAlign w:val="subscript"/>
        </w:rPr>
        <w:t>2</w:t>
      </w:r>
      <w:r>
        <w:rPr/>
        <w:t xml:space="preserve"> and CBF in preterm neonates at TEA. The observed increase in CMRO</w:t>
      </w:r>
      <w:r>
        <w:rPr>
          <w:vertAlign w:val="subscript"/>
        </w:rPr>
        <w:t>2</w:t>
      </w:r>
      <w:r>
        <w:rPr/>
        <w:t xml:space="preserve"> and CBF with non-invasive ventilation </w:t>
      </w:r>
      <w:r>
        <w:rPr>
          <w:i/>
          <w:iCs/>
        </w:rPr>
        <w:t>suggests</w:t>
      </w:r>
      <w:r>
        <w:rPr/>
        <w:t xml:space="preserve"> that prioritizing non-invasive over invasive ventilation may improve brain health outcomes in preterm neonates. However, caution should be exercised as our findings are exploratory in nature. Future studies on respiratory support strategies should incorporate CMRO</w:t>
      </w:r>
      <w:r>
        <w:rPr>
          <w:vertAlign w:val="subscript"/>
        </w:rPr>
        <w:t>2</w:t>
      </w:r>
      <w:r>
        <w:rPr/>
        <w:t xml:space="preserve"> and CBF measurements to better understand their relationship with cerebral oxygenation and include a healthy term control cohort to establish comparative baseline values.</w:t>
      </w:r>
    </w:p>
    <w:p>
      <w:pPr>
        <w:pStyle w:val="TextBody"/>
        <w:rPr/>
      </w:pPr>
      <w:r>
        <w:rPr/>
        <w:t>The difference between elevated CMRO</w:t>
      </w:r>
      <w:r>
        <w:rPr>
          <w:vertAlign w:val="subscript"/>
        </w:rPr>
        <w:t>2</w:t>
      </w:r>
      <w:r>
        <w:rPr/>
        <w:t xml:space="preserve"> and CBF was also observed within </w:t>
      </w:r>
      <w:ins w:id="734" w:author="Alex Weber" w:date="2025-05-05T11:48:53Z">
        <w:r>
          <w:rPr/>
          <w:t>specific</w:t>
        </w:r>
      </w:ins>
      <w:moveFrom w:id="735" w:author="Alex Weber" w:date="2025-05-05T11:48:53Z">
        <w:r>
          <w:rPr/>
          <w:t>regional</w:t>
        </w:r>
      </w:moveFrom>
      <w:r>
        <w:rPr/>
        <w:t xml:space="preserve"> tissues where CBF increased in all</w:t>
      </w:r>
      <w:del w:id="736" w:author="Alex Weber" w:date="2025-05-05T11:48:53Z">
        <w:r>
          <w:rPr/>
          <w:delText xml:space="preserve"> regional</w:delText>
        </w:r>
      </w:del>
      <w:r>
        <w:rPr/>
        <w:t xml:space="preserve"> tissues for infants on non-invasive ventilation, but CMRO</w:t>
      </w:r>
      <w:r>
        <w:rPr>
          <w:vertAlign w:val="subscript"/>
        </w:rPr>
        <w:t>2</w:t>
      </w:r>
      <w:r>
        <w:rPr/>
        <w:t xml:space="preserve"> only increased in the brainstem and cerebellar tissue. One possibility for this observation could be that compensatory mechanisms are activated in response to respiratory distress or regional brain injuries that hinder the uptake of oxygen. As with our findings in room air, this suggests that specific brain regions respond to respiratory support differently and may be more susceptible to damage. However, further research is first required to reproduce our exploratory findings.</w:t>
      </w:r>
      <w:bookmarkEnd w:id="35"/>
    </w:p>
    <w:p>
      <w:pPr>
        <w:pStyle w:val="Heading2"/>
        <w:rPr/>
      </w:pPr>
      <w:bookmarkStart w:id="36" w:name="limitations"/>
      <w:r>
        <w:rPr/>
        <w:t>Limitations</w:t>
      </w:r>
    </w:p>
    <w:p>
      <w:pPr>
        <w:pStyle w:val="FirstParagraph"/>
        <w:rPr/>
      </w:pPr>
      <w:r>
        <w:rPr/>
        <w:t>There are several limitations that are worth highlighting. Our CSvO</w:t>
      </w:r>
      <w:r>
        <w:rPr>
          <w:vertAlign w:val="subscript"/>
        </w:rPr>
        <w:t>2</w:t>
      </w:r>
      <w:r>
        <w:rPr/>
        <w:t xml:space="preserve"> processing pipeline filtered out </w:t>
      </w:r>
      <w:r>
        <w:rPr/>
      </w:r>
      <m:oMath xmlns:m="http://schemas.openxmlformats.org/officeDocument/2006/math">
        <m:r>
          <w:rPr>
            <w:rFonts w:ascii="Cambria Math" w:hAnsi="Cambria Math"/>
          </w:rPr>
          <m:t xml:space="preserve">χ</m:t>
        </m:r>
      </m:oMath>
      <w:r>
        <w:rPr/>
        <w:t xml:space="preserve"> values below 0.15 ppm in order to obtain realistic values. Furthermore, our SWI sequence was acquired at 1 x 1 x 2 mm</w:t>
      </w:r>
      <w:r>
        <w:rPr>
          <w:vertAlign w:val="superscript"/>
        </w:rPr>
        <w:t>2</w:t>
      </w:r>
      <w:r>
        <w:rPr/>
        <w:t xml:space="preserve"> but were reconstructed to 1 x 1 x 1 mm</w:t>
      </w:r>
      <w:r>
        <w:rPr>
          <w:vertAlign w:val="superscript"/>
        </w:rPr>
        <w:t>3</w:t>
      </w:r>
      <w:r>
        <w:rPr/>
        <w:t xml:space="preserve"> through zero-padded Fourier interpolation. This interpolation may introduce partial volume effects, particularly in small venous structures in neonates. Future studies should use smaller voxel sizes acquired isotropically, as well as a technique to decompose paramagnetic and diamagnetic values in order to avoid this step</w:t>
      </w:r>
      <w:r>
        <w:rPr>
          <w:vertAlign w:val="superscript"/>
        </w:rPr>
        <w:t>63</w:t>
      </w:r>
      <w:r>
        <w:rPr/>
        <w:t>. See a recent study of ours for an attempt at this technique</w:t>
      </w:r>
      <w:r>
        <w:rPr>
          <w:vertAlign w:val="superscript"/>
        </w:rPr>
        <w:t>64</w:t>
      </w:r>
      <w:r>
        <w:rPr/>
        <w:t>. Furthermore, in order to reduce QSM artifacts, the exterior of the brain mask was eroded, making it impossible to measure CSvO</w:t>
      </w:r>
      <w:r>
        <w:rPr>
          <w:vertAlign w:val="subscript"/>
        </w:rPr>
        <w:t>2</w:t>
      </w:r>
      <w:r>
        <w:rPr/>
        <w:t xml:space="preserve"> in the SSS. Future studies may find a way to measure QSM in the SSS, which would also allow researchers to determine if CSvO</w:t>
      </w:r>
      <w:r>
        <w:rPr>
          <w:vertAlign w:val="subscript"/>
        </w:rPr>
        <w:t>2</w:t>
      </w:r>
      <w:r>
        <w:rPr/>
        <w:t xml:space="preserve"> values are different in the SSS compared to the central cerebral veins. Again, see a recent study of ours that attempted this</w:t>
      </w:r>
      <w:r>
        <w:rPr>
          <w:vertAlign w:val="superscript"/>
        </w:rPr>
        <w:t>64</w:t>
      </w:r>
      <w:r>
        <w:rPr/>
        <w:t>. CSvO</w:t>
      </w:r>
      <w:r>
        <w:rPr>
          <w:vertAlign w:val="subscript"/>
        </w:rPr>
        <w:t>2</w:t>
      </w:r>
      <w:r>
        <w:rPr/>
        <w:t xml:space="preserve"> values were not regional, but were averaged from the central cerebral veins. Future studies should look into ways of creating a </w:t>
      </w:r>
      <w:ins w:id="737" w:author="Alex Weber" w:date="2025-05-05T11:48:53Z">
        <w:r>
          <w:rPr/>
          <w:t>fully-</w:t>
        </w:r>
      </w:ins>
      <w:r>
        <w:rPr/>
        <w:t>regional voxel-by-voxel CSvO</w:t>
      </w:r>
      <w:r>
        <w:rPr>
          <w:vertAlign w:val="subscript"/>
        </w:rPr>
        <w:t>2</w:t>
      </w:r>
      <w:r>
        <w:rPr/>
        <w:t xml:space="preserve"> map. One source of inspiration could be Kudo et al. (2015), who created OEF maps from QSM data by using a local threshold method with a volume-of-interest (VOI) of 50 × 50 × 50 </w:t>
      </w:r>
      <w:ins w:id="738" w:author="Alex Weber" w:date="2025-05-05T11:48:53Z">
        <w:r>
          <w:rPr/>
          <w:t>mm</w:t>
        </w:r>
      </w:ins>
      <w:ins w:id="739" w:author="Alex Weber" w:date="2025-05-05T11:48:53Z">
        <w:r>
          <w:rPr>
            <w:vertAlign w:val="superscript"/>
          </w:rPr>
          <w:t>3</w:t>
        </w:r>
      </w:ins>
      <w:r>
        <w:rPr>
          <w:vertAlign w:val="superscript"/>
        </w:rPr>
        <w:t xml:space="preserve"> </w:t>
      </w:r>
      <w:ins w:id="740" w:author="Alex Weber" w:date="2025-05-05T11:48:53Z">
        <w:r>
          <w:rPr>
            <w:vertAlign w:val="superscript"/>
          </w:rPr>
          <w:t>65</w:t>
        </w:r>
      </w:ins>
      <w:del w:id="741" w:author="Alex Weber" w:date="2025-05-05T11:48:53Z">
        <w:r>
          <w:rPr>
            <w:vertAlign w:val="superscript"/>
          </w:rPr>
          <w:delText>mm65</w:delText>
        </w:r>
      </w:del>
      <w:r>
        <w:rPr/>
        <w:t>. However, this would result in a low resolution image. Hct levels were not collected on the day of the scan, but instead were predicted based on past values. Our respiratory support analysis was exploratory with a small sample size. Thus, the positive correlation we found in Category 2 may be spurious or a result of an unaccounted factor. Future studies using large sample randomized controlled trials would provide a clearer understanding of the relationship between respiratory support and cerebral oxygenation. Imaging was performed at term-equivalent age after the infants had been discharged from the NICU, meaning the scans were performed weeks after the infants were last on respiratory support. Obtaining scans while the infants are still receiving respiratory support could provide a more robust mechanistic connection. Our study did not include a healthy control cohort to compare the expected physiological measures at TEA. This would be important to include, as too much oxygen can be just as harmful as not enough</w:t>
      </w:r>
      <w:r>
        <w:rPr>
          <w:vertAlign w:val="superscript"/>
        </w:rPr>
        <w:t>66</w:t>
      </w:r>
      <w:r>
        <w:rPr/>
        <w:t>. Finally, due to our sample size, we were unable to explore supplementary variables, such as medications, that may affect respiratory uptake and oxygen metabolism, and patterns of oxygen saturations infants experience during their NICU stay. We see our study as a first step, and that the data shows promise to direct a larger study where these confounds can be addressed.</w:t>
      </w:r>
      <w:bookmarkEnd w:id="36"/>
    </w:p>
    <w:p>
      <w:pPr>
        <w:pStyle w:val="Heading1"/>
        <w:rPr/>
      </w:pPr>
      <w:bookmarkStart w:id="37" w:name="acknowledgments"/>
      <w:r>
        <w:rPr/>
        <w:t>Acknowledgments</w:t>
      </w:r>
    </w:p>
    <w:p>
      <w:pPr>
        <w:pStyle w:val="FirstParagraph"/>
        <w:rPr/>
      </w:pPr>
      <w:bookmarkStart w:id="38" w:name="acknowledgments"/>
      <w:r>
        <w:rPr/>
        <w:t>We wish to acknowledge the work of and thank *** (Research Nurse); *** (Research Nurse); *** (Neonatologist); and ***  (Radiologist).</w:t>
      </w:r>
      <w:bookmarkEnd w:id="38"/>
    </w:p>
    <w:p>
      <w:pPr>
        <w:pStyle w:val="Heading1"/>
        <w:rPr/>
      </w:pPr>
      <w:bookmarkStart w:id="39" w:name="funding"/>
      <w:r>
        <w:rPr/>
        <w:t>Funding</w:t>
      </w:r>
    </w:p>
    <w:p>
      <w:pPr>
        <w:pStyle w:val="FirstParagraph"/>
        <w:rPr/>
      </w:pPr>
      <w:bookmarkStart w:id="40" w:name="funding"/>
      <w:r>
        <w:rPr/>
        <w:t>Authors AMW and REG were co-primary investigators on a BC Children’s Hospital Research Institute (BCCHRI) - Brain, Behaviour and Development Catalyst Grant ($20,000). AMW and CSZ were supported by an establishment award from BCCHRI. Scanning was partly funded through a special award to AMW from BCCHRI.</w:t>
      </w:r>
      <w:bookmarkEnd w:id="40"/>
    </w:p>
    <w:p>
      <w:pPr>
        <w:pStyle w:val="Heading1"/>
        <w:rPr/>
      </w:pPr>
      <w:bookmarkStart w:id="41" w:name="data-availability"/>
      <w:r>
        <w:rPr/>
        <w:t>Data Availability</w:t>
      </w:r>
    </w:p>
    <w:p>
      <w:pPr>
        <w:pStyle w:val="FirstParagraph"/>
        <w:rPr/>
      </w:pPr>
      <w:r>
        <w:rPr/>
        <w:t xml:space="preserve">The manuscript was written in a ‘reproducible manner’. The entire manuscript, including statistics reported, figures, and tables, can be reproduced at </w:t>
      </w:r>
      <w:hyperlink r:id="rId13">
        <w:r>
          <w:rPr>
            <w:rStyle w:val="InternetLink"/>
          </w:rPr>
          <w:t>weberlab.github.io/CMRO2_Manuscript/</w:t>
        </w:r>
      </w:hyperlink>
      <w:r>
        <w:rPr/>
        <w:t>.</w:t>
      </w:r>
    </w:p>
    <w:p>
      <w:pPr>
        <w:pStyle w:val="TextBody"/>
        <w:rPr/>
      </w:pPr>
      <w:bookmarkStart w:id="42" w:name="data-availability"/>
      <w:r>
        <w:rPr/>
        <w:t>The data that support the findings of this study are available on request from the corresponding author. The data are not publicly available due to privacy or ethical restrictions.</w:t>
      </w:r>
      <w:bookmarkEnd w:id="42"/>
    </w:p>
    <w:p>
      <w:pPr>
        <w:pStyle w:val="Heading1"/>
        <w:rPr/>
      </w:pPr>
      <w:bookmarkStart w:id="43" w:name="references"/>
      <w:r>
        <w:rPr/>
        <w:t>References</w:t>
      </w:r>
    </w:p>
    <w:p>
      <w:pPr>
        <w:pStyle w:val="Bibliography"/>
        <w:rPr/>
      </w:pPr>
      <w:bookmarkStart w:id="44" w:name="refs"/>
      <w:bookmarkStart w:id="45" w:name="Xb75e874bcc07a991a6aceda2ec2d2b423648752"/>
      <w:r>
        <w:rPr/>
        <w:t xml:space="preserve">1. </w:t>
        <w:tab/>
        <w:t xml:space="preserve">Kiechl-Kohlendorfer U, Ralser E, Peglow UP, Reiter G, Trawöger R. Adverse neurodevelopmental outcome in preterm infants: Risk factor profiles for different gestational ages. </w:t>
      </w:r>
      <w:r>
        <w:rPr>
          <w:i/>
          <w:iCs/>
        </w:rPr>
        <w:t>Acta Paediatrica</w:t>
      </w:r>
      <w:r>
        <w:rPr/>
        <w:t>. 2009;98(5):792-796. doi:</w:t>
      </w:r>
      <w:hyperlink r:id="rId14">
        <w:r>
          <w:rPr>
            <w:rStyle w:val="InternetLink"/>
          </w:rPr>
          <w:t>10.1111/j.1651-2227.2009.01219.x</w:t>
        </w:r>
      </w:hyperlink>
      <w:bookmarkEnd w:id="45"/>
    </w:p>
    <w:p>
      <w:pPr>
        <w:pStyle w:val="Bibliography"/>
        <w:rPr/>
      </w:pPr>
      <w:bookmarkStart w:id="46" w:name="X1a6d9b3ccb91bf08bc354dffdfba3298b154f67"/>
      <w:r>
        <w:rPr/>
        <w:t xml:space="preserve">2. </w:t>
        <w:tab/>
        <w:t xml:space="preserve">Chung EH, Chou J, Brown KA. Neurodevelopmental outcomes of preterm infants: A recent literature review. </w:t>
      </w:r>
      <w:r>
        <w:rPr>
          <w:i/>
          <w:iCs/>
        </w:rPr>
        <w:t>Translational Pediatrics</w:t>
      </w:r>
      <w:r>
        <w:rPr/>
        <w:t>. 2020;9(S1):S3-S8. doi:</w:t>
      </w:r>
      <w:hyperlink r:id="rId15">
        <w:r>
          <w:rPr>
            <w:rStyle w:val="InternetLink"/>
          </w:rPr>
          <w:t>10.21037/tp.2019.09.10</w:t>
        </w:r>
      </w:hyperlink>
      <w:bookmarkEnd w:id="46"/>
    </w:p>
    <w:p>
      <w:pPr>
        <w:pStyle w:val="Bibliography"/>
        <w:rPr/>
      </w:pPr>
      <w:bookmarkStart w:id="47" w:name="X9335d2e6f599bbdf745a40bf9975435262f124a"/>
      <w:r>
        <w:rPr/>
        <w:t xml:space="preserve">3. </w:t>
        <w:tab/>
        <w:t xml:space="preserve">Dhillon SK, Gunn ER, Lear BA, et al. Cerebral Oxygenation and Metabolism After Hypoxia-Ischemia. </w:t>
      </w:r>
      <w:r>
        <w:rPr>
          <w:i/>
          <w:iCs/>
        </w:rPr>
        <w:t>Frontiers in Pediatrics</w:t>
      </w:r>
      <w:r>
        <w:rPr/>
        <w:t>. 2022;10:925951. doi:</w:t>
      </w:r>
      <w:hyperlink r:id="rId16">
        <w:r>
          <w:rPr>
            <w:rStyle w:val="InternetLink"/>
          </w:rPr>
          <w:t>10.3389/fped.2022.925951</w:t>
        </w:r>
      </w:hyperlink>
      <w:bookmarkEnd w:id="47"/>
    </w:p>
    <w:p>
      <w:pPr>
        <w:pStyle w:val="Bibliography"/>
        <w:rPr/>
      </w:pPr>
      <w:bookmarkStart w:id="48" w:name="Xff91a2f14c61a6418e276f371ea3f7b77ccf7dc"/>
      <w:r>
        <w:rPr/>
        <w:t xml:space="preserve">4. </w:t>
        <w:tab/>
        <w:t xml:space="preserve">McPherson C, Wambach JA. Prevention and Treatment of Respiratory Distress Syndrome in Preterm Neonates. </w:t>
      </w:r>
      <w:r>
        <w:rPr>
          <w:i/>
          <w:iCs/>
        </w:rPr>
        <w:t>Neonatal Network</w:t>
      </w:r>
      <w:r>
        <w:rPr/>
        <w:t>. 2018;37(3):169-177. doi:</w:t>
      </w:r>
      <w:hyperlink r:id="rId17">
        <w:r>
          <w:rPr>
            <w:rStyle w:val="InternetLink"/>
          </w:rPr>
          <w:t>10.1891/0730-0832.37.3.169</w:t>
        </w:r>
      </w:hyperlink>
      <w:bookmarkEnd w:id="48"/>
    </w:p>
    <w:p>
      <w:pPr>
        <w:pStyle w:val="Bibliography"/>
        <w:rPr/>
      </w:pPr>
      <w:bookmarkStart w:id="49" w:name="X172fb1fdd23651dc6741de6587a41ea988f83eb"/>
      <w:r>
        <w:rPr/>
        <w:t xml:space="preserve">5. </w:t>
        <w:tab/>
        <w:t xml:space="preserve">Yoder BA, Albertine KH, Null DM. High-frequency ventilation for non-invasive respiratory support of neonates. </w:t>
      </w:r>
      <w:r>
        <w:rPr>
          <w:i/>
          <w:iCs/>
        </w:rPr>
        <w:t>Seminars in Fetal and Neonatal Medicine</w:t>
      </w:r>
      <w:r>
        <w:rPr/>
        <w:t>. 2016;21(3):162-173. doi:</w:t>
      </w:r>
      <w:hyperlink r:id="rId18">
        <w:r>
          <w:rPr>
            <w:rStyle w:val="InternetLink"/>
          </w:rPr>
          <w:t>10.1016/j.siny.2016.02.001</w:t>
        </w:r>
      </w:hyperlink>
      <w:bookmarkEnd w:id="49"/>
    </w:p>
    <w:p>
      <w:pPr>
        <w:pStyle w:val="Bibliography"/>
        <w:rPr/>
      </w:pPr>
      <w:bookmarkStart w:id="50" w:name="Xf5954c1a41bc8f64fcffa2f715376dade608fc2"/>
      <w:r>
        <w:rPr/>
        <w:t xml:space="preserve">6. </w:t>
        <w:tab/>
        <w:t xml:space="preserve">Cannavò L, Rulli I, Falsaperla R, Corsello G, Gitto E. Ventilation, oxidative stress and risk of brain injury in preterm newborn. </w:t>
      </w:r>
      <w:r>
        <w:rPr>
          <w:i/>
          <w:iCs/>
        </w:rPr>
        <w:t>Italian Journal of Pediatrics</w:t>
      </w:r>
      <w:r>
        <w:rPr/>
        <w:t>. 2020;46(1):100. doi:</w:t>
      </w:r>
      <w:hyperlink r:id="rId19">
        <w:r>
          <w:rPr>
            <w:rStyle w:val="InternetLink"/>
          </w:rPr>
          <w:t>10.1186/s13052-020-00852-1</w:t>
        </w:r>
      </w:hyperlink>
      <w:bookmarkEnd w:id="50"/>
    </w:p>
    <w:p>
      <w:pPr>
        <w:pStyle w:val="Bibliography"/>
        <w:rPr/>
      </w:pPr>
      <w:bookmarkStart w:id="51" w:name="X4d91f45b5057d30d318cd63b0c4d73a7114799a"/>
      <w:r>
        <w:rPr/>
        <w:t xml:space="preserve">7. </w:t>
        <w:tab/>
        <w:t xml:space="preserve">Guillot M, Guo T, Ufkes S, et al. Mechanical Ventilation Duration, Brainstem Development, and Neurodevelopment in Children Born Preterm: A Prospective Cohort Study. </w:t>
      </w:r>
      <w:r>
        <w:rPr>
          <w:i/>
          <w:iCs/>
        </w:rPr>
        <w:t>The Journal of Pediatrics</w:t>
      </w:r>
      <w:r>
        <w:rPr/>
        <w:t>. 2020;226:87-95.e3. doi:</w:t>
      </w:r>
      <w:hyperlink r:id="rId20">
        <w:r>
          <w:rPr>
            <w:rStyle w:val="InternetLink"/>
          </w:rPr>
          <w:t>10.1016/j.jpeds.2020.05.039</w:t>
        </w:r>
      </w:hyperlink>
      <w:bookmarkEnd w:id="51"/>
    </w:p>
    <w:p>
      <w:pPr>
        <w:pStyle w:val="Bibliography"/>
        <w:rPr/>
      </w:pPr>
      <w:bookmarkStart w:id="52" w:name="X17177f5ed791783ca27db020c5c018d99797a2f"/>
      <w:r>
        <w:rPr/>
        <w:t xml:space="preserve">8. </w:t>
        <w:tab/>
        <w:t xml:space="preserve">Kalikkot Thekkeveedu R, El-Saie A, Prakash V, Katakam L, Shivanna B. Ventilation-Induced Lung Injury (VILI) in Neonates: Evidence-Based Concepts and Lung-Protective Strategies. </w:t>
      </w:r>
      <w:r>
        <w:rPr>
          <w:i/>
          <w:iCs/>
        </w:rPr>
        <w:t>Journal of Clinical Medicine</w:t>
      </w:r>
      <w:r>
        <w:rPr/>
        <w:t>. 2022;11(3):557. doi:</w:t>
      </w:r>
      <w:hyperlink r:id="rId21">
        <w:r>
          <w:rPr>
            <w:rStyle w:val="InternetLink"/>
          </w:rPr>
          <w:t>10.3390/jcm11030557</w:t>
        </w:r>
      </w:hyperlink>
      <w:bookmarkEnd w:id="52"/>
    </w:p>
    <w:p>
      <w:pPr>
        <w:pStyle w:val="Bibliography"/>
        <w:rPr/>
      </w:pPr>
      <w:bookmarkStart w:id="53" w:name="ref-hoContinuousPositiveAirway2020"/>
      <w:r>
        <w:rPr/>
        <w:t xml:space="preserve">9. </w:t>
        <w:tab/>
        <w:t xml:space="preserve">Ho JJ, Subramaniam P, Davis PG. Continuous positive airway pressure (CPAP) for respiratory distress in preterm infants. Cochrane Neonatal Group, ed. </w:t>
      </w:r>
      <w:r>
        <w:rPr>
          <w:i/>
          <w:iCs/>
        </w:rPr>
        <w:t>Cochrane Database of Systematic Reviews</w:t>
      </w:r>
      <w:r>
        <w:rPr/>
        <w:t>. 2020;2020(10). doi:</w:t>
      </w:r>
      <w:hyperlink r:id="rId22">
        <w:r>
          <w:rPr>
            <w:rStyle w:val="InternetLink"/>
          </w:rPr>
          <w:t>10.1002/14651858.CD002271.pub3</w:t>
        </w:r>
      </w:hyperlink>
      <w:bookmarkEnd w:id="53"/>
    </w:p>
    <w:p>
      <w:pPr>
        <w:pStyle w:val="Bibliography"/>
        <w:rPr/>
      </w:pPr>
      <w:bookmarkStart w:id="54" w:name="Xe77bc4e6876b6afa50becd1c0e795c1fd8f7e3a"/>
      <w:r>
        <w:rPr/>
        <w:t xml:space="preserve">10. </w:t>
        <w:tab/>
        <w:t xml:space="preserve">Ackermann BW, Klotz D, Hentschel R, Thome UH, Van Kaam AH. High-frequency ventilation in preterm infants and neonates. </w:t>
      </w:r>
      <w:r>
        <w:rPr>
          <w:i/>
          <w:iCs/>
        </w:rPr>
        <w:t>Pediatric Research</w:t>
      </w:r>
      <w:r>
        <w:rPr/>
        <w:t>. 2023;93(7):1810-1818. doi:</w:t>
      </w:r>
      <w:hyperlink r:id="rId23">
        <w:r>
          <w:rPr>
            <w:rStyle w:val="InternetLink"/>
          </w:rPr>
          <w:t>10.1038/s41390-021-01639-8</w:t>
        </w:r>
      </w:hyperlink>
      <w:bookmarkEnd w:id="54"/>
    </w:p>
    <w:p>
      <w:pPr>
        <w:pStyle w:val="Bibliography"/>
        <w:rPr/>
      </w:pPr>
      <w:bookmarkStart w:id="55" w:name="X7a3f079fe84eb388b22a986b9ec76d1f2281832"/>
      <w:r>
        <w:rPr/>
        <w:t xml:space="preserve">11. </w:t>
        <w:tab/>
        <w:t xml:space="preserve">Shi Y, Tang S, Zhao J, Shen J. A prospective, randomized, controlled study of NIPPV versus nCPAP in preterm and term infants with respiratory distress syndrome: NIPPV vs. nCPAP in Preterm and Term Infants. </w:t>
      </w:r>
      <w:r>
        <w:rPr>
          <w:i/>
          <w:iCs/>
        </w:rPr>
        <w:t>Pediatric Pulmonology</w:t>
      </w:r>
      <w:r>
        <w:rPr/>
        <w:t>. 2014;49(7):673-678. doi:</w:t>
      </w:r>
      <w:hyperlink r:id="rId24">
        <w:r>
          <w:rPr>
            <w:rStyle w:val="InternetLink"/>
          </w:rPr>
          <w:t>10.1002/ppul.22883</w:t>
        </w:r>
      </w:hyperlink>
      <w:bookmarkEnd w:id="55"/>
    </w:p>
    <w:p>
      <w:pPr>
        <w:pStyle w:val="Bibliography"/>
        <w:rPr/>
      </w:pPr>
      <w:bookmarkStart w:id="56" w:name="X5f47b03496275f5cf62c7dc30aeb64748019e51"/>
      <w:r>
        <w:rPr/>
        <w:t xml:space="preserve">12. </w:t>
        <w:tab/>
        <w:t xml:space="preserve">Dumpa V, Bhandari V. Non-Invasive Ventilatory Strategies to Decrease Bronchopulmonary Dysplasia—Where Are We in 2021? </w:t>
      </w:r>
      <w:r>
        <w:rPr>
          <w:i/>
          <w:iCs/>
        </w:rPr>
        <w:t>Children</w:t>
      </w:r>
      <w:r>
        <w:rPr/>
        <w:t>. 2021;8(2):132. doi:</w:t>
      </w:r>
      <w:hyperlink r:id="rId25">
        <w:r>
          <w:rPr>
            <w:rStyle w:val="InternetLink"/>
          </w:rPr>
          <w:t>10.3390/children8020132</w:t>
        </w:r>
      </w:hyperlink>
      <w:bookmarkEnd w:id="56"/>
    </w:p>
    <w:p>
      <w:pPr>
        <w:pStyle w:val="Bibliography"/>
        <w:rPr/>
      </w:pPr>
      <w:bookmarkStart w:id="57" w:name="Xcce62df900bdffd51b66809ba7d70ca084cdd44"/>
      <w:r>
        <w:rPr/>
        <w:t xml:space="preserve">13. </w:t>
        <w:tab/>
        <w:t xml:space="preserve">Brown MK, DiBlasi RM. Mechanical Ventilation of the Premature Neonate. </w:t>
      </w:r>
      <w:r>
        <w:rPr>
          <w:i/>
          <w:iCs/>
        </w:rPr>
        <w:t>Respiratory Care</w:t>
      </w:r>
      <w:r>
        <w:rPr/>
        <w:t>. 2011;56(9):1298-1313. doi:</w:t>
      </w:r>
      <w:hyperlink r:id="rId26">
        <w:r>
          <w:rPr>
            <w:rStyle w:val="InternetLink"/>
          </w:rPr>
          <w:t>10.4187/respcare.01429</w:t>
        </w:r>
      </w:hyperlink>
      <w:bookmarkEnd w:id="57"/>
    </w:p>
    <w:p>
      <w:pPr>
        <w:pStyle w:val="Bibliography"/>
        <w:rPr/>
      </w:pPr>
      <w:bookmarkStart w:id="58" w:name="X2d6dfc42356c7b2095ef4ad434cfb1f410cadb6"/>
      <w:r>
        <w:rPr/>
        <w:t xml:space="preserve">14. </w:t>
        <w:tab/>
        <w:t xml:space="preserve">Greenough A, Sharma A. Optimal strategies for newborn ventilation—a synthesis of the evidence. </w:t>
      </w:r>
      <w:r>
        <w:rPr>
          <w:i/>
          <w:iCs/>
        </w:rPr>
        <w:t>Early Human Development</w:t>
      </w:r>
      <w:r>
        <w:rPr/>
        <w:t>. 2005;81(12):957-964. doi:</w:t>
      </w:r>
      <w:hyperlink r:id="rId27">
        <w:r>
          <w:rPr>
            <w:rStyle w:val="InternetLink"/>
          </w:rPr>
          <w:t>10.1016/j.earlhumdev.2005.10.002</w:t>
        </w:r>
      </w:hyperlink>
      <w:bookmarkEnd w:id="58"/>
    </w:p>
    <w:p>
      <w:pPr>
        <w:pStyle w:val="Bibliography"/>
        <w:rPr/>
      </w:pPr>
      <w:bookmarkStart w:id="59" w:name="X097239e0b06c4d8d11cb3da31d7f55bf3b4455c"/>
      <w:r>
        <w:rPr/>
        <w:t xml:space="preserve">15. </w:t>
        <w:tab/>
        <w:t xml:space="preserve">Ramaswamy VV, More K, Roehr CC, Bandiya P, Nangia S. Efficacy of noninvasive respiratory support modes for primary respiratory support in preterm neonates with respiratory distress syndrome: Systematic review and network meta-analysis. </w:t>
      </w:r>
      <w:r>
        <w:rPr>
          <w:i/>
          <w:iCs/>
        </w:rPr>
        <w:t>Pediatric Pulmonology</w:t>
      </w:r>
      <w:r>
        <w:rPr/>
        <w:t>. 2020;55(11):2940-2963. doi:</w:t>
      </w:r>
      <w:hyperlink r:id="rId28">
        <w:r>
          <w:rPr>
            <w:rStyle w:val="InternetLink"/>
          </w:rPr>
          <w:t>10.1002/ppul.25011</w:t>
        </w:r>
      </w:hyperlink>
      <w:bookmarkEnd w:id="59"/>
    </w:p>
    <w:p>
      <w:pPr>
        <w:pStyle w:val="Bibliography"/>
        <w:rPr/>
      </w:pPr>
      <w:bookmarkStart w:id="60" w:name="X01f6047c9acca0e1aad4af34c021ee220050765"/>
      <w:r>
        <w:rPr/>
        <w:t xml:space="preserve">16. </w:t>
        <w:tab/>
        <w:t xml:space="preserve">Kollisch-Singule M, Ramcharran H, Satalin J, et al. Mechanical Ventilation in Pediatric and Neonatal Patients. </w:t>
      </w:r>
      <w:r>
        <w:rPr>
          <w:i/>
          <w:iCs/>
        </w:rPr>
        <w:t>Frontiers in Physiology</w:t>
      </w:r>
      <w:r>
        <w:rPr/>
        <w:t>. 2022;12:805620. doi:</w:t>
      </w:r>
      <w:hyperlink r:id="rId29">
        <w:r>
          <w:rPr>
            <w:rStyle w:val="InternetLink"/>
          </w:rPr>
          <w:t>10.3389/fphys.2021.805620</w:t>
        </w:r>
      </w:hyperlink>
      <w:bookmarkEnd w:id="60"/>
    </w:p>
    <w:p>
      <w:pPr>
        <w:pStyle w:val="Bibliography"/>
        <w:rPr/>
      </w:pPr>
      <w:bookmarkStart w:id="61" w:name="Xdd87e6070759e3a175623de62eea38ae2bbb5d8"/>
      <w:r>
        <w:rPr/>
        <w:t xml:space="preserve">17. </w:t>
        <w:tab/>
        <w:t xml:space="preserve">Lu H, Ge Y. Quantitative evaluation of oxygenation in venous vessels using T2-Relaxation-Under-Spin-Tagging MRI. </w:t>
      </w:r>
      <w:r>
        <w:rPr>
          <w:i/>
          <w:iCs/>
        </w:rPr>
        <w:t>Magnetic Resonance in Medicine</w:t>
      </w:r>
      <w:r>
        <w:rPr/>
        <w:t>. 2008;60(2):357-363. doi:</w:t>
      </w:r>
      <w:hyperlink r:id="rId30">
        <w:r>
          <w:rPr>
            <w:rStyle w:val="InternetLink"/>
          </w:rPr>
          <w:t>10.1002/mrm.21627</w:t>
        </w:r>
      </w:hyperlink>
      <w:bookmarkEnd w:id="61"/>
    </w:p>
    <w:p>
      <w:pPr>
        <w:pStyle w:val="Bibliography"/>
        <w:rPr/>
      </w:pPr>
      <w:bookmarkStart w:id="62" w:name="Xac8b31d5d63c6848af93bee355903810fe6affa"/>
      <w:r>
        <w:rPr/>
        <w:t xml:space="preserve">18. </w:t>
        <w:tab/>
        <w:t xml:space="preserve">Xu F, Ge Y, Lu H. Noninvasive quantification of whole-brain cerebral metabolic rate of oxygen (CMRO2) by MRI. </w:t>
      </w:r>
      <w:r>
        <w:rPr>
          <w:i/>
          <w:iCs/>
        </w:rPr>
        <w:t>Magnetic Resonance in Medicine</w:t>
      </w:r>
      <w:r>
        <w:rPr/>
        <w:t>. 2009;62(1):141-148. doi:</w:t>
      </w:r>
      <w:hyperlink r:id="rId31">
        <w:r>
          <w:rPr>
            <w:rStyle w:val="InternetLink"/>
          </w:rPr>
          <w:t>10.1002/mrm.21994</w:t>
        </w:r>
      </w:hyperlink>
      <w:bookmarkEnd w:id="62"/>
    </w:p>
    <w:p>
      <w:pPr>
        <w:pStyle w:val="Bibliography"/>
        <w:rPr/>
      </w:pPr>
      <w:bookmarkStart w:id="63" w:name="ref-liuQuantitativeAssessmentGlobal2014"/>
      <w:r>
        <w:rPr/>
        <w:t xml:space="preserve">19. </w:t>
        <w:tab/>
        <w:t xml:space="preserve">Liu P, Huang H, Rollins N, et al. Quantitative assessment of global cerebral metabolic rate of oxygen (CMRO2) in neonates using MRI. </w:t>
      </w:r>
      <w:r>
        <w:rPr>
          <w:i/>
          <w:iCs/>
        </w:rPr>
        <w:t>NMR in biomedicine</w:t>
      </w:r>
      <w:r>
        <w:rPr/>
        <w:t>. 2014;27(3):332-340. doi:</w:t>
      </w:r>
      <w:hyperlink r:id="rId32">
        <w:r>
          <w:rPr>
            <w:rStyle w:val="InternetLink"/>
          </w:rPr>
          <w:t>10.1002/nbm.3067</w:t>
        </w:r>
      </w:hyperlink>
      <w:bookmarkEnd w:id="63"/>
    </w:p>
    <w:p>
      <w:pPr>
        <w:pStyle w:val="Bibliography"/>
        <w:rPr/>
      </w:pPr>
      <w:bookmarkStart w:id="64" w:name="ref-qiHemodynamicMetabolicAssessment2018"/>
      <w:r>
        <w:rPr/>
        <w:t xml:space="preserve">20. </w:t>
        <w:tab/>
        <w:t xml:space="preserve">Qi Y, Liu P, Lin Z, Lu H, Wang X. Hemodynamic and Metabolic Assessment of Neonates With Punctate White Matter Lesions Using Phase-Contrast MRI and T2-Relaxation-Under-Spin-Tagging (TRUST) MRI. </w:t>
      </w:r>
      <w:r>
        <w:rPr>
          <w:i/>
          <w:iCs/>
        </w:rPr>
        <w:t>Frontiers in Physiology</w:t>
      </w:r>
      <w:r>
        <w:rPr/>
        <w:t>. 2018;9:233. doi:</w:t>
      </w:r>
      <w:hyperlink r:id="rId33">
        <w:r>
          <w:rPr>
            <w:rStyle w:val="InternetLink"/>
          </w:rPr>
          <w:t>10.3389/fphys.2018.00233</w:t>
        </w:r>
      </w:hyperlink>
      <w:bookmarkEnd w:id="64"/>
    </w:p>
    <w:p>
      <w:pPr>
        <w:pStyle w:val="Bibliography"/>
        <w:rPr/>
      </w:pPr>
      <w:bookmarkStart w:id="65" w:name="ref-jainRapidMagneticResonance2011"/>
      <w:r>
        <w:rPr/>
        <w:t xml:space="preserve">21. </w:t>
        <w:tab/>
        <w:t xml:space="preserve">Jain V, Langham MC, Floyd TF, Jain G, Magland JF, Wehrli FW. Rapid magnetic resonance measurement of global cerebral metabolic rate of oxygen consumption in humans during rest and hypercapnia. </w:t>
      </w:r>
      <w:r>
        <w:rPr>
          <w:i/>
          <w:iCs/>
        </w:rPr>
        <w:t>Journal of Cerebral Blood Flow &amp; Metabolism</w:t>
      </w:r>
      <w:r>
        <w:rPr/>
        <w:t>. 2011;31(7):1504-1512. doi:</w:t>
      </w:r>
      <w:hyperlink r:id="rId34">
        <w:r>
          <w:rPr>
            <w:rStyle w:val="InternetLink"/>
          </w:rPr>
          <w:t>10.1038/jcbfm.2011.34</w:t>
        </w:r>
      </w:hyperlink>
      <w:bookmarkEnd w:id="65"/>
    </w:p>
    <w:p>
      <w:pPr>
        <w:pStyle w:val="Bibliography"/>
        <w:rPr/>
      </w:pPr>
      <w:bookmarkStart w:id="66" w:name="ref-jainCerebralOxygenMetabolism2014"/>
      <w:r>
        <w:rPr/>
        <w:t xml:space="preserve">22. </w:t>
        <w:tab/>
        <w:t xml:space="preserve">Jain V, Buckley EM, Licht DJ, et al. Cerebral oxygen metabolism in neonates with congenital heart disease quantified by MRI and optics. </w:t>
      </w:r>
      <w:r>
        <w:rPr>
          <w:i/>
          <w:iCs/>
        </w:rPr>
        <w:t>Journal of Cerebral Blood Flow and Metabolism: Official Journal of the International Society of Cerebral Blood Flow and Metabolism</w:t>
      </w:r>
      <w:r>
        <w:rPr/>
        <w:t>. 2014;34(3):380-388. doi:</w:t>
      </w:r>
      <w:hyperlink r:id="rId35">
        <w:r>
          <w:rPr>
            <w:rStyle w:val="InternetLink"/>
          </w:rPr>
          <w:t>10.1038/jcbfm.2013.214</w:t>
        </w:r>
      </w:hyperlink>
      <w:bookmarkEnd w:id="66"/>
    </w:p>
    <w:p>
      <w:pPr>
        <w:pStyle w:val="Bibliography"/>
        <w:rPr/>
      </w:pPr>
      <w:bookmarkStart w:id="67" w:name="ref-petersenModelfreeArterialSpin2006"/>
      <w:r>
        <w:rPr/>
        <w:t xml:space="preserve">23. </w:t>
        <w:tab/>
        <w:t xml:space="preserve">Petersen ET, Lim T, Golay X. Model-free arterial spin labeling quantification approach for perfusion MRI. </w:t>
      </w:r>
      <w:r>
        <w:rPr>
          <w:i/>
          <w:iCs/>
        </w:rPr>
        <w:t>Magnetic Resonance in Medicine</w:t>
      </w:r>
      <w:r>
        <w:rPr/>
        <w:t>. 2006;55(2):219-232. doi:</w:t>
      </w:r>
      <w:hyperlink r:id="rId36">
        <w:r>
          <w:rPr>
            <w:rStyle w:val="InternetLink"/>
          </w:rPr>
          <w:t>10.1002/mrm.20784</w:t>
        </w:r>
      </w:hyperlink>
      <w:bookmarkEnd w:id="67"/>
    </w:p>
    <w:p>
      <w:pPr>
        <w:pStyle w:val="Bibliography"/>
        <w:rPr/>
      </w:pPr>
      <w:bookmarkStart w:id="68" w:name="ref-luCalibrationValidationTRUST2012"/>
      <w:r>
        <w:rPr/>
        <w:t xml:space="preserve">24. </w:t>
        <w:tab/>
        <w:t xml:space="preserve">Lu H, Xu F, Grgac K, Liu P, Qin Q, van Zijl P. Calibration and validation of TRUST MRI for the estimation of cerebral blood oxygenation. </w:t>
      </w:r>
      <w:r>
        <w:rPr>
          <w:i/>
          <w:iCs/>
        </w:rPr>
        <w:t>Magnetic Resonance in Medicine</w:t>
      </w:r>
      <w:r>
        <w:rPr/>
        <w:t>. 2012;67(1):42-49. doi:</w:t>
      </w:r>
      <w:hyperlink r:id="rId37">
        <w:r>
          <w:rPr>
            <w:rStyle w:val="InternetLink"/>
          </w:rPr>
          <w:t>10.1002/mrm.22970</w:t>
        </w:r>
      </w:hyperlink>
      <w:bookmarkEnd w:id="68"/>
    </w:p>
    <w:p>
      <w:pPr>
        <w:pStyle w:val="Bibliography"/>
        <w:rPr/>
      </w:pPr>
      <w:bookmarkStart w:id="69" w:name="ref-altmanCerebralOxygenMetabolism1993"/>
      <w:r>
        <w:rPr/>
        <w:t xml:space="preserve">25. </w:t>
        <w:tab/>
        <w:t xml:space="preserve">Altman DI, Perlman JM, Volpe JJ, Powers WJ. </w:t>
      </w:r>
      <w:hyperlink r:id="rId38">
        <w:r>
          <w:rPr>
            <w:rStyle w:val="InternetLink"/>
          </w:rPr>
          <w:t>Cerebral oxygen metabolism in newborns</w:t>
        </w:r>
      </w:hyperlink>
      <w:r>
        <w:rPr/>
        <w:t xml:space="preserve">. </w:t>
      </w:r>
      <w:r>
        <w:rPr>
          <w:i/>
          <w:iCs/>
        </w:rPr>
        <w:t>Pediatrics</w:t>
      </w:r>
      <w:r>
        <w:rPr/>
        <w:t>. 1993;92(1):99-104.</w:t>
      </w:r>
      <w:bookmarkEnd w:id="69"/>
    </w:p>
    <w:p>
      <w:pPr>
        <w:pStyle w:val="Bibliography"/>
        <w:rPr/>
      </w:pPr>
      <w:bookmarkStart w:id="70" w:name="ref-devisNoninvasiveMRIMeasurements2014"/>
      <w:r>
        <w:rPr/>
        <w:t xml:space="preserve">26. </w:t>
        <w:tab/>
        <w:t xml:space="preserve">De Vis JB, Petersen ET, Alderliesten T, et al. Non-invasive MRI measurements of venous oxygenation, oxygen extraction fraction and oxygen consumption in neonates. </w:t>
      </w:r>
      <w:r>
        <w:rPr>
          <w:i/>
          <w:iCs/>
        </w:rPr>
        <w:t>NeuroImage</w:t>
      </w:r>
      <w:r>
        <w:rPr/>
        <w:t>. 2014;95:185-192. doi:</w:t>
      </w:r>
      <w:hyperlink r:id="rId39">
        <w:r>
          <w:rPr>
            <w:rStyle w:val="InternetLink"/>
          </w:rPr>
          <w:t>10.1016/j.neuroimage.2014.03.060</w:t>
        </w:r>
      </w:hyperlink>
      <w:bookmarkEnd w:id="70"/>
    </w:p>
    <w:p>
      <w:pPr>
        <w:pStyle w:val="Bibliography"/>
        <w:rPr/>
      </w:pPr>
      <w:bookmarkStart w:id="71" w:name="ref-elwellMeasurementCMRO2Neonates2005"/>
      <w:r>
        <w:rPr/>
        <w:t xml:space="preserve">27. </w:t>
        <w:tab/>
        <w:t xml:space="preserve">Elwell CE, Henty JR, Leung TS, et al. Measurement of CMRO2 in Neonates Undergoing Intensive Care Using Near Infrared Spectroscopy. In: Okunieff P, Williams J, Chen Y, eds. </w:t>
      </w:r>
      <w:r>
        <w:rPr>
          <w:i/>
          <w:iCs/>
        </w:rPr>
        <w:t>Oxygen Transport to Tissue XXVI</w:t>
      </w:r>
      <w:r>
        <w:rPr/>
        <w:t>. Vol 566. Springer-Verlag; 2005:263-268. doi:</w:t>
      </w:r>
      <w:hyperlink r:id="rId40">
        <w:r>
          <w:rPr>
            <w:rStyle w:val="InternetLink"/>
          </w:rPr>
          <w:t>10.1007/0-387-26206-7_35</w:t>
        </w:r>
      </w:hyperlink>
      <w:bookmarkEnd w:id="71"/>
    </w:p>
    <w:p>
      <w:pPr>
        <w:pStyle w:val="Bibliography"/>
        <w:rPr/>
      </w:pPr>
      <w:bookmarkStart w:id="72" w:name="ref-skovEstimationCerebralVenous1993"/>
      <w:r>
        <w:rPr/>
        <w:t xml:space="preserve">28. </w:t>
        <w:tab/>
        <w:t xml:space="preserve">Skov L, Pryds O, Greisen G, Lou H. Estimation of cerebral venous saturation in newborn infants by near infrared spectroscopy. </w:t>
      </w:r>
      <w:r>
        <w:rPr>
          <w:i/>
          <w:iCs/>
        </w:rPr>
        <w:t>Pediatric Research</w:t>
      </w:r>
      <w:r>
        <w:rPr/>
        <w:t>. 1993;33(1):52-55. doi:</w:t>
      </w:r>
      <w:hyperlink r:id="rId41">
        <w:r>
          <w:rPr>
            <w:rStyle w:val="InternetLink"/>
          </w:rPr>
          <w:t>10.1203/00006450-199301000-00011</w:t>
        </w:r>
      </w:hyperlink>
      <w:bookmarkEnd w:id="72"/>
    </w:p>
    <w:p>
      <w:pPr>
        <w:pStyle w:val="Bibliography"/>
        <w:rPr/>
      </w:pPr>
      <w:bookmarkStart w:id="73" w:name="ref-yoxallMeasurementCerebralOxygen1998"/>
      <w:r>
        <w:rPr/>
        <w:t xml:space="preserve">29. </w:t>
        <w:tab/>
        <w:t xml:space="preserve">Yoxall CW, Weindling AM. Measurement of cerebral oxygen consumption in the human neonate using near infrared spectroscopy: Cerebral oxygen consumption increases with advancing gestational age. </w:t>
      </w:r>
      <w:r>
        <w:rPr>
          <w:i/>
          <w:iCs/>
        </w:rPr>
        <w:t>Pediatric Research</w:t>
      </w:r>
      <w:r>
        <w:rPr/>
        <w:t>. 1998;44(3):283-290. doi:</w:t>
      </w:r>
      <w:hyperlink r:id="rId42">
        <w:r>
          <w:rPr>
            <w:rStyle w:val="InternetLink"/>
          </w:rPr>
          <w:t>10.1203/00006450-199809000-00004</w:t>
        </w:r>
      </w:hyperlink>
      <w:bookmarkEnd w:id="73"/>
    </w:p>
    <w:p>
      <w:pPr>
        <w:pStyle w:val="Bibliography"/>
        <w:rPr/>
      </w:pPr>
      <w:bookmarkStart w:id="74" w:name="Xffbde0f4ae4c98a61eaead2509f97c3dab005ea"/>
      <w:r>
        <w:rPr/>
        <w:t xml:space="preserve">30. </w:t>
        <w:tab/>
        <w:t xml:space="preserve">Woolrich MW, Jbabdi S, Patenaude B, et al. Bayesian analysis of neuroimaging data in FSL. </w:t>
      </w:r>
      <w:r>
        <w:rPr>
          <w:i/>
          <w:iCs/>
        </w:rPr>
        <w:t>NeuroImage</w:t>
      </w:r>
      <w:r>
        <w:rPr/>
        <w:t>. 2009;45(1):S173-S186. doi:</w:t>
      </w:r>
      <w:hyperlink r:id="rId43">
        <w:r>
          <w:rPr>
            <w:rStyle w:val="InternetLink"/>
          </w:rPr>
          <w:t>10.1016/j.neuroimage.2008.10.055</w:t>
        </w:r>
      </w:hyperlink>
      <w:bookmarkEnd w:id="74"/>
    </w:p>
    <w:p>
      <w:pPr>
        <w:pStyle w:val="Bibliography"/>
        <w:rPr/>
      </w:pPr>
      <w:bookmarkStart w:id="75" w:name="ref-boreDcm2Bids2023"/>
      <w:r>
        <w:rPr/>
        <w:t xml:space="preserve">31. </w:t>
        <w:tab/>
        <w:t>Boré A, Guay S, Bedetti C, Meisler S, GuenTher N. Dcm2Bids. Published online October 2023. doi:</w:t>
      </w:r>
      <w:hyperlink r:id="rId44">
        <w:r>
          <w:rPr>
            <w:rStyle w:val="InternetLink"/>
          </w:rPr>
          <w:t>10.5281/ZENODO.8436509</w:t>
        </w:r>
      </w:hyperlink>
      <w:bookmarkEnd w:id="75"/>
    </w:p>
    <w:p>
      <w:pPr>
        <w:pStyle w:val="Bibliography"/>
        <w:rPr/>
      </w:pPr>
      <w:bookmarkStart w:id="76" w:name="ref-liFirstStepNeuroimaging2016"/>
      <w:r>
        <w:rPr/>
        <w:t xml:space="preserve">32. </w:t>
        <w:tab/>
        <w:t xml:space="preserve">Li X, Morgan PS, Ashburner J, Smith J, Rorden C. The first step for neuroimaging data analysis: DICOM to NIfTI conversion. </w:t>
      </w:r>
      <w:r>
        <w:rPr>
          <w:i/>
          <w:iCs/>
        </w:rPr>
        <w:t>Journal of Neuroscience Methods</w:t>
      </w:r>
      <w:r>
        <w:rPr/>
        <w:t>. 2016;264:47-56. doi:</w:t>
      </w:r>
      <w:hyperlink r:id="rId45">
        <w:r>
          <w:rPr>
            <w:rStyle w:val="InternetLink"/>
          </w:rPr>
          <w:t>10.1016/j.jneumeth.2016.03.001</w:t>
        </w:r>
      </w:hyperlink>
      <w:bookmarkEnd w:id="76"/>
    </w:p>
    <w:p>
      <w:pPr>
        <w:pStyle w:val="Bibliography"/>
        <w:rPr/>
      </w:pPr>
      <w:bookmarkStart w:id="77" w:name="ref-gorgolewskiBrainImagingData2016"/>
      <w:r>
        <w:rPr/>
        <w:t xml:space="preserve">33. </w:t>
        <w:tab/>
        <w:t xml:space="preserve">Gorgolewski KJ, Auer T, Calhoun VD, et al. The brain imaging data structure, a format for organizing and describing outputs of neuroimaging experiments. </w:t>
      </w:r>
      <w:r>
        <w:rPr>
          <w:i/>
          <w:iCs/>
        </w:rPr>
        <w:t>Scientific Data</w:t>
      </w:r>
      <w:r>
        <w:rPr/>
        <w:t>. 2016;3(1):160044. doi:</w:t>
      </w:r>
      <w:hyperlink r:id="rId46">
        <w:r>
          <w:rPr>
            <w:rStyle w:val="InternetLink"/>
          </w:rPr>
          <w:t>10.1038/sdata.2016.44</w:t>
        </w:r>
      </w:hyperlink>
      <w:bookmarkEnd w:id="77"/>
    </w:p>
    <w:p>
      <w:pPr>
        <w:pStyle w:val="Bibliography"/>
        <w:rPr/>
      </w:pPr>
      <w:bookmarkStart w:id="78" w:name="Xd7a10e5b8de2d8e02a2150568f7f2f8eaccde19"/>
      <w:r>
        <w:rPr/>
        <w:t xml:space="preserve">34. </w:t>
        <w:tab/>
        <w:t xml:space="preserve">Makropoulos A, Robinson EC, Schuh A, et al. The developing human connectome project: A minimal processing pipeline for neonatal cortical surface reconstruction. </w:t>
      </w:r>
      <w:r>
        <w:rPr>
          <w:i/>
          <w:iCs/>
        </w:rPr>
        <w:t>NeuroImage</w:t>
      </w:r>
      <w:r>
        <w:rPr/>
        <w:t>. 2018;173:88-112. doi:</w:t>
      </w:r>
      <w:hyperlink r:id="rId47">
        <w:r>
          <w:rPr>
            <w:rStyle w:val="InternetLink"/>
          </w:rPr>
          <w:t>10.1016/j.neuroimage.2018.01.054</w:t>
        </w:r>
      </w:hyperlink>
      <w:bookmarkEnd w:id="78"/>
    </w:p>
    <w:p>
      <w:pPr>
        <w:pStyle w:val="Bibliography"/>
        <w:rPr/>
      </w:pPr>
      <w:bookmarkStart w:id="79" w:name="ref-smithFastRobustAutomated2002"/>
      <w:r>
        <w:rPr/>
        <w:t xml:space="preserve">35. </w:t>
        <w:tab/>
        <w:t xml:space="preserve">Smith SM. Fast robust automated brain extraction. </w:t>
      </w:r>
      <w:r>
        <w:rPr>
          <w:i/>
          <w:iCs/>
        </w:rPr>
        <w:t>Human Brain Mapping</w:t>
      </w:r>
      <w:r>
        <w:rPr/>
        <w:t>. 2002;17(3):143-155. doi:</w:t>
      </w:r>
      <w:hyperlink r:id="rId48">
        <w:r>
          <w:rPr>
            <w:rStyle w:val="InternetLink"/>
          </w:rPr>
          <w:t>10.1002/hbm.10062</w:t>
        </w:r>
      </w:hyperlink>
      <w:bookmarkEnd w:id="79"/>
    </w:p>
    <w:p>
      <w:pPr>
        <w:pStyle w:val="Bibliography"/>
        <w:rPr/>
      </w:pPr>
      <w:bookmarkStart w:id="80" w:name="ref-makropoulosAutomaticWholeBrain2014"/>
      <w:r>
        <w:rPr/>
        <w:t xml:space="preserve">36. </w:t>
        <w:tab/>
        <w:t xml:space="preserve">Makropoulos A, Gousias IS, Ledig C, et al. Automatic Whole Brain MRI Segmentation of the Developing Neonatal Brain. </w:t>
      </w:r>
      <w:r>
        <w:rPr>
          <w:i/>
          <w:iCs/>
        </w:rPr>
        <w:t>IEEE Transactions on Medical Imaging</w:t>
      </w:r>
      <w:r>
        <w:rPr/>
        <w:t>. 2014;33(9):1818-1831. doi:</w:t>
      </w:r>
      <w:hyperlink r:id="rId49">
        <w:r>
          <w:rPr>
            <w:rStyle w:val="InternetLink"/>
          </w:rPr>
          <w:t>10.1109/TMI.2014.2322280</w:t>
        </w:r>
      </w:hyperlink>
      <w:bookmarkEnd w:id="80"/>
    </w:p>
    <w:p>
      <w:pPr>
        <w:pStyle w:val="Bibliography"/>
        <w:rPr/>
      </w:pPr>
      <w:bookmarkStart w:id="81" w:name="ref-kamesRapidTwostepDipole2018"/>
      <w:r>
        <w:rPr/>
        <w:t xml:space="preserve">37. </w:t>
        <w:tab/>
        <w:t xml:space="preserve">Kames C, Wiggermann V, Rauscher A. Rapid two-step dipole inversion for susceptibility mapping with sparsity priors. </w:t>
      </w:r>
      <w:r>
        <w:rPr>
          <w:i/>
          <w:iCs/>
        </w:rPr>
        <w:t>NeuroImage</w:t>
      </w:r>
      <w:r>
        <w:rPr/>
        <w:t>. 2018;167:276-283. doi:</w:t>
      </w:r>
      <w:hyperlink r:id="rId50">
        <w:r>
          <w:rPr>
            <w:rStyle w:val="InternetLink"/>
          </w:rPr>
          <w:t>10.1016/j.neuroimage.2017.11.018</w:t>
        </w:r>
      </w:hyperlink>
      <w:bookmarkEnd w:id="81"/>
    </w:p>
    <w:p>
      <w:pPr>
        <w:pStyle w:val="Bibliography"/>
        <w:rPr/>
      </w:pPr>
      <w:bookmarkStart w:id="82" w:name="X5afc0855896095c4a15ff4c66fd0b6761074023"/>
      <w:r>
        <w:rPr/>
        <w:t xml:space="preserve">38. </w:t>
        <w:tab/>
        <w:t xml:space="preserve">QSM Consensus Organization Committee, Bilgic B, Costagli M, et al. Recommended implementation of quantitative susceptibility mapping for clinical research in the brain: A consensus of the </w:t>
      </w:r>
      <w:r>
        <w:rPr>
          <w:smallCaps/>
        </w:rPr>
        <w:t>ISMRM</w:t>
      </w:r>
      <w:r>
        <w:rPr/>
        <w:t xml:space="preserve"> electro-magnetic tissue properties study group. </w:t>
      </w:r>
      <w:r>
        <w:rPr>
          <w:i/>
          <w:iCs/>
        </w:rPr>
        <w:t>Magnetic Resonance in Medicine</w:t>
      </w:r>
      <w:r>
        <w:rPr/>
        <w:t>. 2024;91(5):1834-1862. doi:</w:t>
      </w:r>
      <w:hyperlink r:id="rId51">
        <w:r>
          <w:rPr>
            <w:rStyle w:val="InternetLink"/>
          </w:rPr>
          <w:t>10.1002/mrm.30006</w:t>
        </w:r>
      </w:hyperlink>
      <w:bookmarkEnd w:id="82"/>
    </w:p>
    <w:p>
      <w:pPr>
        <w:pStyle w:val="Bibliography"/>
        <w:rPr/>
      </w:pPr>
      <w:bookmarkStart w:id="83" w:name="ref-kamesGitHubKamesyQSMm2024"/>
      <w:r>
        <w:rPr/>
        <w:t xml:space="preserve">39. </w:t>
        <w:tab/>
        <w:t>Kames C. GitHub - kamesy/QSM.m: MATLAB toolbox for Quantitative Susceptibility Mapping. Published online March 2024.</w:t>
      </w:r>
      <w:bookmarkEnd w:id="83"/>
    </w:p>
    <w:p>
      <w:pPr>
        <w:pStyle w:val="Bibliography"/>
        <w:rPr/>
      </w:pPr>
      <w:bookmarkStart w:id="84" w:name="ref-straubNovelGradientEcho2022"/>
      <w:r>
        <w:rPr/>
        <w:t xml:space="preserve">40. </w:t>
        <w:tab/>
        <w:t xml:space="preserve">Straub S, Stiegeler J, El-Sanosy E, Bendszus M, Ladd ME, Schneider TM. A novel gradient echo data based vein segmentation algorithm and its application for the detection of regional cerebral differences in venous susceptibility. </w:t>
      </w:r>
      <w:r>
        <w:rPr>
          <w:i/>
          <w:iCs/>
        </w:rPr>
        <w:t>NeuroImage</w:t>
      </w:r>
      <w:r>
        <w:rPr/>
        <w:t>. 2022;250:118931. doi:</w:t>
      </w:r>
      <w:hyperlink r:id="rId52">
        <w:r>
          <w:rPr>
            <w:rStyle w:val="InternetLink"/>
          </w:rPr>
          <w:t>10.1016/j.neuroimage.2022.118931</w:t>
        </w:r>
      </w:hyperlink>
      <w:bookmarkEnd w:id="84"/>
    </w:p>
    <w:p>
      <w:pPr>
        <w:pStyle w:val="Bibliography"/>
        <w:rPr/>
      </w:pPr>
      <w:bookmarkStart w:id="85" w:name="X510473210a7e388d6fdee0a719456e9f1878217"/>
      <w:r>
        <w:rPr/>
        <w:t xml:space="preserve">41. </w:t>
        <w:tab/>
        <w:t xml:space="preserve">Yaghmaie N, Syeda WT, Wu C, et al. QSMART: Quantitative susceptibility mapping artifact reduction technique. </w:t>
      </w:r>
      <w:r>
        <w:rPr>
          <w:i/>
          <w:iCs/>
        </w:rPr>
        <w:t>NeuroImage</w:t>
      </w:r>
      <w:r>
        <w:rPr/>
        <w:t>. 2021;231:117701. doi:</w:t>
      </w:r>
      <w:hyperlink r:id="rId53">
        <w:r>
          <w:rPr>
            <w:rStyle w:val="InternetLink"/>
          </w:rPr>
          <w:t>10.1016/j.neuroimage.2020.117701</w:t>
        </w:r>
      </w:hyperlink>
      <w:bookmarkEnd w:id="85"/>
    </w:p>
    <w:p>
      <w:pPr>
        <w:pStyle w:val="Bibliography"/>
        <w:rPr/>
      </w:pPr>
      <w:bookmarkStart w:id="86" w:name="ref-sunExtractingMoreLess2020"/>
      <w:r>
        <w:rPr/>
        <w:t xml:space="preserve">42. </w:t>
        <w:tab/>
        <w:t xml:space="preserve">Sun H, Cleary JO, Glarin R, et al. Extracting more for less: Multi-echo MP2RAGE for simultaneous T </w:t>
      </w:r>
      <w:r>
        <w:rPr>
          <w:vertAlign w:val="subscript"/>
        </w:rPr>
        <w:t>1</w:t>
      </w:r>
      <w:r>
        <w:rPr/>
        <w:t xml:space="preserve"> -weighted imaging, T </w:t>
      </w:r>
      <w:r>
        <w:rPr>
          <w:vertAlign w:val="subscript"/>
        </w:rPr>
        <w:t>1</w:t>
      </w:r>
      <w:r>
        <w:rPr/>
        <w:t xml:space="preserve"> mapping, mapping, SWI, and QSM from a single acquisition. </w:t>
      </w:r>
      <w:r>
        <w:rPr>
          <w:i/>
          <w:iCs/>
        </w:rPr>
        <w:t>Magnetic Resonance in Medicine</w:t>
      </w:r>
      <w:r>
        <w:rPr/>
        <w:t>. 2020;83(4):1178-1191. doi:</w:t>
      </w:r>
      <w:hyperlink r:id="rId54">
        <w:r>
          <w:rPr>
            <w:rStyle w:val="InternetLink"/>
          </w:rPr>
          <w:t>10.1002/mrm.27975</w:t>
        </w:r>
      </w:hyperlink>
      <w:bookmarkEnd w:id="86"/>
    </w:p>
    <w:p>
      <w:pPr>
        <w:pStyle w:val="Bibliography"/>
        <w:rPr/>
      </w:pPr>
      <w:bookmarkStart w:id="87" w:name="ref-dirk-jankroonHessianBasedFrangi2020"/>
      <w:r>
        <w:rPr/>
        <w:t xml:space="preserve">43. </w:t>
        <w:tab/>
        <w:t>Dirk-Jan Kroon. Hessian based Frangi Vesselness filter. Published online 2020.</w:t>
      </w:r>
      <w:bookmarkEnd w:id="87"/>
    </w:p>
    <w:p>
      <w:pPr>
        <w:pStyle w:val="Bibliography"/>
        <w:rPr/>
      </w:pPr>
      <w:bookmarkStart w:id="88" w:name="X390b09ee9afb410a75dd98a17a6f2ddae55af66"/>
      <w:r>
        <w:rPr/>
        <w:t xml:space="preserve">44. </w:t>
        <w:tab/>
        <w:t>Alireza Dastan. Gaussian and mean curvatures calculation on a triangulated 3d surface. Published online 2020.</w:t>
      </w:r>
      <w:bookmarkEnd w:id="88"/>
    </w:p>
    <w:p>
      <w:pPr>
        <w:pStyle w:val="Bibliography"/>
        <w:rPr/>
      </w:pPr>
      <w:bookmarkStart w:id="89" w:name="X940f1be72594aaa67dedf3d52b3de6f6c7eb841"/>
      <w:r>
        <w:rPr/>
        <w:t xml:space="preserve">45. </w:t>
        <w:tab/>
        <w:t xml:space="preserve">Wei Li and Bing Wu and Chunlei Liu. 3265 STI Suite : A Software Package for Quantitative Susceptibility Imaging. In: </w:t>
      </w:r>
      <w:r>
        <w:rPr>
          <w:i/>
          <w:iCs/>
        </w:rPr>
        <w:t>ISMRM</w:t>
      </w:r>
      <w:r>
        <w:rPr/>
        <w:t>.; 2014.</w:t>
      </w:r>
      <w:bookmarkEnd w:id="89"/>
    </w:p>
    <w:p>
      <w:pPr>
        <w:pStyle w:val="Bibliography"/>
        <w:rPr/>
      </w:pPr>
      <w:bookmarkStart w:id="90" w:name="X0f5ebdd09df3c65f2afb311a170e3857d401e7b"/>
      <w:r>
        <w:rPr/>
        <w:t xml:space="preserve">46. </w:t>
        <w:tab/>
        <w:t xml:space="preserve">Biondetti E, Rojas-Villabona A, Sokolska M, et al. Investigating the oxygenation of brain arteriovenous malformations using quantitative susceptibility mapping. </w:t>
      </w:r>
      <w:r>
        <w:rPr>
          <w:i/>
          <w:iCs/>
        </w:rPr>
        <w:t>NeuroImage</w:t>
      </w:r>
      <w:r>
        <w:rPr/>
        <w:t>. 2019;199:440-453. doi:</w:t>
      </w:r>
      <w:hyperlink r:id="rId55">
        <w:r>
          <w:rPr>
            <w:rStyle w:val="InternetLink"/>
          </w:rPr>
          <w:t>10.1016/j.neuroimage.2019.05.014</w:t>
        </w:r>
      </w:hyperlink>
      <w:bookmarkEnd w:id="90"/>
    </w:p>
    <w:p>
      <w:pPr>
        <w:pStyle w:val="Bibliography"/>
        <w:rPr/>
      </w:pPr>
      <w:bookmarkStart w:id="91" w:name="X1f1c479825d02b475a65849e357d89dcb715a17"/>
      <w:r>
        <w:rPr/>
        <w:t xml:space="preserve">47. </w:t>
        <w:tab/>
        <w:t xml:space="preserve">Soman S, Bregni JA, Bilgic B, et al. Susceptibility-Based Neuroimaging: Standard Methods, Clinical Applications, and Future Directions. </w:t>
      </w:r>
      <w:r>
        <w:rPr>
          <w:i/>
          <w:iCs/>
        </w:rPr>
        <w:t>Current Radiology Reports</w:t>
      </w:r>
      <w:r>
        <w:rPr/>
        <w:t>. 2017;5(3):11. doi:</w:t>
      </w:r>
      <w:hyperlink r:id="rId56">
        <w:r>
          <w:rPr>
            <w:rStyle w:val="InternetLink"/>
          </w:rPr>
          <w:t>10.1007/s40134-017-0204-1</w:t>
        </w:r>
      </w:hyperlink>
      <w:bookmarkEnd w:id="91"/>
    </w:p>
    <w:p>
      <w:pPr>
        <w:pStyle w:val="Bibliography"/>
        <w:rPr/>
      </w:pPr>
      <w:bookmarkStart w:id="92" w:name="Xad6560b44d6626714ce567d95703317aa1cd712"/>
      <w:r>
        <w:rPr/>
        <w:t xml:space="preserve">48. </w:t>
        <w:tab/>
        <w:t xml:space="preserve">Fan AP, Bilgic B, Gagnon L, et al. Quantitative oxygenation venography from MRI phase. </w:t>
      </w:r>
      <w:r>
        <w:rPr>
          <w:i/>
          <w:iCs/>
        </w:rPr>
        <w:t>Magnetic Resonance in Medicine</w:t>
      </w:r>
      <w:r>
        <w:rPr/>
        <w:t>. 2014;72(1):149-159. doi:</w:t>
      </w:r>
      <w:hyperlink r:id="rId57">
        <w:r>
          <w:rPr>
            <w:rStyle w:val="InternetLink"/>
          </w:rPr>
          <w:t>10.1002/mrm.24918</w:t>
        </w:r>
      </w:hyperlink>
      <w:bookmarkEnd w:id="92"/>
    </w:p>
    <w:p>
      <w:pPr>
        <w:pStyle w:val="Bibliography"/>
        <w:rPr/>
      </w:pPr>
      <w:bookmarkStart w:id="93" w:name="X764ed5b17e735b1a929256c613b3c2a57b1b323"/>
      <w:r>
        <w:rPr/>
        <w:t xml:space="preserve">49. </w:t>
        <w:tab/>
        <w:t xml:space="preserve">Weisskoff RM, Kiihne S. MRI susceptometry: Image-based measurement of absolute susceptibility of MR contrast agents and human blood: COMMUNICATIONS. </w:t>
      </w:r>
      <w:r>
        <w:rPr>
          <w:i/>
          <w:iCs/>
        </w:rPr>
        <w:t>Magnetic Resonance in Medicine</w:t>
      </w:r>
      <w:r>
        <w:rPr/>
        <w:t>. 1992;24(2):375-383. doi:</w:t>
      </w:r>
      <w:hyperlink r:id="rId58">
        <w:r>
          <w:rPr>
            <w:rStyle w:val="InternetLink"/>
          </w:rPr>
          <w:t>10.1002/mrm.1910240219</w:t>
        </w:r>
      </w:hyperlink>
      <w:bookmarkEnd w:id="93"/>
    </w:p>
    <w:p>
      <w:pPr>
        <w:pStyle w:val="Bibliography"/>
        <w:rPr/>
      </w:pPr>
      <w:bookmarkStart w:id="94" w:name="X5dcabc52cec00e82905a12242719d076cb6840e"/>
      <w:r>
        <w:rPr/>
        <w:t xml:space="preserve">50. </w:t>
        <w:tab/>
        <w:t xml:space="preserve">Sedlacik J, Rauscher A, Reichenbach JR. Obtaining blood oxygenation levels from MR signal behavior in the presence of single venous vessels. </w:t>
      </w:r>
      <w:r>
        <w:rPr>
          <w:i/>
          <w:iCs/>
        </w:rPr>
        <w:t>Magnetic Resonance in Medicine</w:t>
      </w:r>
      <w:r>
        <w:rPr/>
        <w:t>. 2007;58(5):1035-1044. doi:</w:t>
      </w:r>
      <w:hyperlink r:id="rId59">
        <w:r>
          <w:rPr>
            <w:rStyle w:val="InternetLink"/>
          </w:rPr>
          <w:t>10.1002/mrm.21283</w:t>
        </w:r>
      </w:hyperlink>
      <w:bookmarkEnd w:id="94"/>
    </w:p>
    <w:p>
      <w:pPr>
        <w:pStyle w:val="Bibliography"/>
        <w:rPr/>
      </w:pPr>
      <w:bookmarkStart w:id="95" w:name="ref-portnoyHumanUmbilicalCord2018"/>
      <w:r>
        <w:rPr/>
        <w:t xml:space="preserve">51. </w:t>
        <w:tab/>
        <w:t xml:space="preserve">Portnoy S, Milligan N, Seed M, Sled JG, Macgowan CK. Human umbilical cord blood relaxation times and susceptibility at 3 T: Human Umbilical Cord Blood Relaxation Times and Susceptibility at 3 T. </w:t>
      </w:r>
      <w:r>
        <w:rPr>
          <w:i/>
          <w:iCs/>
        </w:rPr>
        <w:t>Magnetic Resonance in Medicine</w:t>
      </w:r>
      <w:r>
        <w:rPr/>
        <w:t>. 2018;79(6):3194-3206. doi:</w:t>
      </w:r>
      <w:hyperlink r:id="rId60">
        <w:r>
          <w:rPr>
            <w:rStyle w:val="InternetLink"/>
          </w:rPr>
          <w:t>10.1002/mrm.26978</w:t>
        </w:r>
      </w:hyperlink>
      <w:bookmarkEnd w:id="95"/>
    </w:p>
    <w:p>
      <w:pPr>
        <w:pStyle w:val="Bibliography"/>
        <w:rPr/>
      </w:pPr>
      <w:bookmarkStart w:id="96" w:name="Xc71f4fceba70962315735ff7030a7f1e9918671"/>
      <w:r>
        <w:rPr/>
        <w:t xml:space="preserve">52. </w:t>
        <w:tab/>
        <w:t xml:space="preserve">Alsop DC, Detre JA, Golay X, et al. Recommended implementation of arterial spin-labeled perfusion MRI for clinical applications: A consensus of the ISMRM perfusion study group and the European consortium for ASL in dementia: Recommended Implementation of ASL for Clinical Applications. </w:t>
      </w:r>
      <w:r>
        <w:rPr>
          <w:i/>
          <w:iCs/>
        </w:rPr>
        <w:t>Magnetic Resonance in Medicine</w:t>
      </w:r>
      <w:r>
        <w:rPr/>
        <w:t>. 2015;73(1):102-116. doi:</w:t>
      </w:r>
      <w:hyperlink r:id="rId61">
        <w:r>
          <w:rPr>
            <w:rStyle w:val="InternetLink"/>
          </w:rPr>
          <w:t>10.1002/mrm.25197</w:t>
        </w:r>
      </w:hyperlink>
      <w:bookmarkEnd w:id="96"/>
    </w:p>
    <w:p>
      <w:pPr>
        <w:pStyle w:val="Bibliography"/>
        <w:rPr/>
      </w:pPr>
      <w:bookmarkStart w:id="97" w:name="ref-devisImpactNeonateHaematocrit2014"/>
      <w:r>
        <w:rPr/>
        <w:t xml:space="preserve">53. </w:t>
        <w:tab/>
        <w:t xml:space="preserve">De Vis JB, Hendrikse J, Groenendaal F, et al. Impact of neonate haematocrit variability on the longitudinal relaxation time of blood: Implications for arterial spin labelling MRI. </w:t>
      </w:r>
      <w:r>
        <w:rPr>
          <w:i/>
          <w:iCs/>
        </w:rPr>
        <w:t>NeuroImage: Clinical</w:t>
      </w:r>
      <w:r>
        <w:rPr/>
        <w:t>. 2014;4:517-525. doi:</w:t>
      </w:r>
      <w:hyperlink r:id="rId62">
        <w:r>
          <w:rPr>
            <w:rStyle w:val="InternetLink"/>
          </w:rPr>
          <w:t>10.1016/j.nicl.2014.03.006</w:t>
        </w:r>
      </w:hyperlink>
      <w:bookmarkEnd w:id="97"/>
    </w:p>
    <w:p>
      <w:pPr>
        <w:pStyle w:val="Bibliography"/>
        <w:rPr/>
      </w:pPr>
      <w:bookmarkStart w:id="98" w:name="Xe550b245e3d47b1d879a4cb43b16ed2f2f1eb43"/>
      <w:r>
        <w:rPr/>
        <w:t xml:space="preserve">54. </w:t>
        <w:tab/>
        <w:t xml:space="preserve">Ulatowski JA, Oja JME, Suarez JI, Kauppinen RA, Traystman RJ, Van Zijl PCM. </w:t>
      </w:r>
      <w:r>
        <w:rPr>
          <w:i/>
          <w:iCs/>
        </w:rPr>
        <w:t>In</w:t>
      </w:r>
      <w:r>
        <w:rPr/>
        <w:t xml:space="preserve"> </w:t>
      </w:r>
      <w:r>
        <w:rPr>
          <w:i/>
          <w:iCs/>
        </w:rPr>
        <w:t>Vivo</w:t>
      </w:r>
      <w:r>
        <w:rPr/>
        <w:t xml:space="preserve"> Determination of Absolute Cerebral Blood Volume Using Hemoglobin as a Natural Contrast Agent: An MRI Study Using Altered Arterial Carbon Dioxide Tension. </w:t>
      </w:r>
      <w:r>
        <w:rPr>
          <w:i/>
          <w:iCs/>
        </w:rPr>
        <w:t>Journal of Cerebral Blood Flow &amp; Metabolism</w:t>
      </w:r>
      <w:r>
        <w:rPr/>
        <w:t>. 1999;19(7):809-817. doi:</w:t>
      </w:r>
      <w:hyperlink r:id="rId63">
        <w:r>
          <w:rPr>
            <w:rStyle w:val="InternetLink"/>
          </w:rPr>
          <w:t>10.1097/00004647-199907000-00012</w:t>
        </w:r>
      </w:hyperlink>
      <w:bookmarkEnd w:id="98"/>
    </w:p>
    <w:p>
      <w:pPr>
        <w:pStyle w:val="Bibliography"/>
        <w:rPr/>
      </w:pPr>
      <w:bookmarkStart w:id="99" w:name="ref-chongCerebralMetabolicRate2015"/>
      <w:r>
        <w:rPr/>
        <w:t xml:space="preserve">55. </w:t>
        <w:tab/>
        <w:t xml:space="preserve">Chong SP, Merkle CW, Leahy C, Srinivasan VJ. Cerebral metabolic rate of oxygen (CMRO_2) assessed by combined Doppler and spectroscopic OCT. </w:t>
      </w:r>
      <w:r>
        <w:rPr>
          <w:i/>
          <w:iCs/>
        </w:rPr>
        <w:t>Biomedical Optics Express</w:t>
      </w:r>
      <w:r>
        <w:rPr/>
        <w:t>. 2015;6(10):3941. doi:</w:t>
      </w:r>
      <w:hyperlink r:id="rId64">
        <w:r>
          <w:rPr>
            <w:rStyle w:val="InternetLink"/>
          </w:rPr>
          <w:t>10.1364/BOE.6.003941</w:t>
        </w:r>
      </w:hyperlink>
      <w:bookmarkEnd w:id="99"/>
    </w:p>
    <w:p>
      <w:pPr>
        <w:pStyle w:val="Bibliography"/>
        <w:rPr/>
      </w:pPr>
      <w:bookmarkStart w:id="100" w:name="X49453c0545b7de7f14f10cad417b18342e49481"/>
      <w:r>
        <w:rPr/>
        <w:t xml:space="preserve">56. </w:t>
        <w:tab/>
        <w:t>R Core Team. R: A Language and Environment for Statistical Computing. Published online 2022.</w:t>
      </w:r>
      <w:bookmarkEnd w:id="100"/>
    </w:p>
    <w:p>
      <w:pPr>
        <w:pStyle w:val="Bibliography"/>
        <w:rPr/>
      </w:pPr>
      <w:bookmarkStart w:id="101" w:name="X7900f1aa39fccc2c9e6c047234d47645d960668"/>
      <w:r>
        <w:rPr/>
        <w:t xml:space="preserve">57. </w:t>
        <w:tab/>
        <w:t>RStudio Team. RStudio: Integrated Development Environment for R.</w:t>
      </w:r>
      <w:bookmarkEnd w:id="101"/>
    </w:p>
    <w:p>
      <w:pPr>
        <w:pStyle w:val="Bibliography"/>
        <w:rPr/>
      </w:pPr>
      <w:bookmarkStart w:id="102" w:name="ref-liuAssessmentCerebralBlood2019"/>
      <w:r>
        <w:rPr/>
        <w:t xml:space="preserve">58. </w:t>
        <w:tab/>
        <w:t xml:space="preserve">Liu P, Qi Y, Lin Z, Guo Q, Wang X, Lu H. Assessment of cerebral blood flow in neonates and infants: A phase-contrast MRI study. </w:t>
      </w:r>
      <w:r>
        <w:rPr>
          <w:i/>
          <w:iCs/>
        </w:rPr>
        <w:t>NeuroImage</w:t>
      </w:r>
      <w:r>
        <w:rPr/>
        <w:t>. 2019;185:926-933. doi:</w:t>
      </w:r>
      <w:hyperlink r:id="rId65">
        <w:r>
          <w:rPr>
            <w:rStyle w:val="InternetLink"/>
          </w:rPr>
          <w:t>10.1016/j.neuroimage.2018.03.020</w:t>
        </w:r>
      </w:hyperlink>
      <w:bookmarkEnd w:id="102"/>
    </w:p>
    <w:p>
      <w:pPr>
        <w:pStyle w:val="Bibliography"/>
        <w:rPr/>
      </w:pPr>
      <w:bookmarkStart w:id="103" w:name="ref-choCerebralMetabolicRate2018"/>
      <w:r>
        <w:rPr/>
        <w:t xml:space="preserve">59. </w:t>
        <w:tab/>
        <w:t>Cho J, Kee Y, Spincemaille P, et al. Cerebral metabolic rate of oxygen (CMRO</w:t>
      </w:r>
      <w:r>
        <w:rPr>
          <w:vertAlign w:val="subscript"/>
        </w:rPr>
        <w:t>2</w:t>
      </w:r>
      <w:r>
        <w:rPr/>
        <w:t xml:space="preserve"> ) mapping by combining quantitative susceptibility mapping (QSM) and quantitative blood oxygenation level-dependent imaging (qBOLD). </w:t>
      </w:r>
      <w:r>
        <w:rPr>
          <w:i/>
          <w:iCs/>
        </w:rPr>
        <w:t>Magnetic Resonance in Medicine</w:t>
      </w:r>
      <w:r>
        <w:rPr/>
        <w:t>. 2018;80(4):1595-1604. doi:</w:t>
      </w:r>
      <w:hyperlink r:id="rId66">
        <w:r>
          <w:rPr>
            <w:rStyle w:val="InternetLink"/>
          </w:rPr>
          <w:t>10.1002/mrm.27135</w:t>
        </w:r>
      </w:hyperlink>
      <w:bookmarkEnd w:id="103"/>
    </w:p>
    <w:p>
      <w:pPr>
        <w:pStyle w:val="Bibliography"/>
        <w:rPr/>
      </w:pPr>
      <w:bookmarkStart w:id="104" w:name="ref-foxFocalPhysiologicalUncoupling1986"/>
      <w:r>
        <w:rPr/>
        <w:t xml:space="preserve">60. </w:t>
        <w:tab/>
        <w:t xml:space="preserve">Fox PT, Raichle ME. Focal physiological uncoupling of cerebral blood flow and oxidative metabolism during somatosensory stimulation in human subjects. </w:t>
      </w:r>
      <w:r>
        <w:rPr>
          <w:i/>
          <w:iCs/>
        </w:rPr>
        <w:t>Proceedings of the National Academy of Sciences</w:t>
      </w:r>
      <w:r>
        <w:rPr/>
        <w:t>. 1986;83(4):1140-1144. doi:</w:t>
      </w:r>
      <w:hyperlink r:id="rId67">
        <w:r>
          <w:rPr>
            <w:rStyle w:val="InternetLink"/>
          </w:rPr>
          <w:t>10.1073/pnas.83.4.1140</w:t>
        </w:r>
      </w:hyperlink>
      <w:bookmarkEnd w:id="104"/>
    </w:p>
    <w:p>
      <w:pPr>
        <w:pStyle w:val="Bibliography"/>
        <w:rPr/>
      </w:pPr>
      <w:bookmarkStart w:id="105" w:name="Xe9a7fb29cafcb30c8c7e4bfa180256a23e5af66"/>
      <w:r>
        <w:rPr/>
        <w:t xml:space="preserve">61. </w:t>
        <w:tab/>
        <w:t xml:space="preserve">Henriksen OM, Gjedde A, Vang K, Law I, Aanerud J, Rostrup E. Regional and interindividual relationships between cerebral perfusion and oxygen metabolism. </w:t>
      </w:r>
      <w:r>
        <w:rPr>
          <w:i/>
          <w:iCs/>
        </w:rPr>
        <w:t>Journal of Applied Physiology</w:t>
      </w:r>
      <w:r>
        <w:rPr/>
        <w:t>. 2021;130(6):1836-1847. doi:</w:t>
      </w:r>
      <w:hyperlink r:id="rId68">
        <w:r>
          <w:rPr>
            <w:rStyle w:val="InternetLink"/>
          </w:rPr>
          <w:t>10.1152/japplphysiol.00939.2020</w:t>
        </w:r>
      </w:hyperlink>
      <w:bookmarkEnd w:id="105"/>
    </w:p>
    <w:p>
      <w:pPr>
        <w:pStyle w:val="Bibliography"/>
        <w:rPr/>
      </w:pPr>
      <w:bookmarkStart w:id="106" w:name="ref-ishiiRegionalDifferenceCerebral1996"/>
      <w:r>
        <w:rPr/>
        <w:t xml:space="preserve">62. </w:t>
        <w:tab/>
        <w:t xml:space="preserve">Ishii K, Sasaki M, Kitagaki H, Sakamoto S, Yamaji S, Maeda K. </w:t>
      </w:r>
      <w:hyperlink r:id="rId69">
        <w:r>
          <w:rPr>
            <w:rStyle w:val="InternetLink"/>
          </w:rPr>
          <w:t>Regional difference in cerebral blood flow and oxidative metabolism in human cortex</w:t>
        </w:r>
      </w:hyperlink>
      <w:r>
        <w:rPr/>
        <w:t xml:space="preserve">. </w:t>
      </w:r>
      <w:r>
        <w:rPr>
          <w:i/>
          <w:iCs/>
        </w:rPr>
        <w:t>Journal of Nuclear Medicine: Official Publication, Society of Nuclear Medicine</w:t>
      </w:r>
      <w:r>
        <w:rPr/>
        <w:t>. 1996;37(7):1086-1088.</w:t>
      </w:r>
      <w:bookmarkEnd w:id="106"/>
    </w:p>
    <w:p>
      <w:pPr>
        <w:pStyle w:val="Bibliography"/>
        <w:rPr/>
      </w:pPr>
      <w:bookmarkStart w:id="107" w:name="X894905b979ca18ae21fa8491f1ec823367d3c00"/>
      <w:r>
        <w:rPr/>
        <w:t xml:space="preserve">63. </w:t>
        <w:tab/>
        <w:t xml:space="preserve">Shin HG, Lee J, Yun YH, et al. </w:t>
      </w:r>
      <w:r>
        <w:rPr/>
      </w:r>
      <m:oMath xmlns:m="http://schemas.openxmlformats.org/officeDocument/2006/math">
        <m:r>
          <w:rPr>
            <w:rFonts w:ascii="Cambria Math" w:hAnsi="Cambria Math"/>
          </w:rPr>
          <m:t xml:space="preserve">χ</m:t>
        </m:r>
      </m:oMath>
      <w:r>
        <w:rPr/>
        <w:t xml:space="preserve">-separation: Magnetic susceptibility source separation toward iron and myelin mapping in the brain. </w:t>
      </w:r>
      <w:r>
        <w:rPr>
          <w:i/>
          <w:iCs/>
        </w:rPr>
        <w:t>NeuroImage</w:t>
      </w:r>
      <w:r>
        <w:rPr/>
        <w:t>. 2021;240:118371. doi:</w:t>
      </w:r>
      <w:hyperlink r:id="rId70">
        <w:r>
          <w:rPr>
            <w:rStyle w:val="InternetLink"/>
          </w:rPr>
          <w:t>10.1016/j.neuroimage.2021.118371</w:t>
        </w:r>
      </w:hyperlink>
      <w:bookmarkEnd w:id="107"/>
    </w:p>
    <w:p>
      <w:pPr>
        <w:pStyle w:val="Bibliography"/>
        <w:rPr/>
      </w:pPr>
      <w:bookmarkStart w:id="108" w:name="ref-carmichael-etal-magnetic"/>
      <w:r>
        <w:rPr/>
        <w:t xml:space="preserve">64. </w:t>
        <w:tab/>
        <w:t xml:space="preserve">Carmichael TG, Rauscher A, Grunau RE, Weber AM. The application of magnetic susceptibility separation for measuring cerebral oxygenation in preterm neonates. </w:t>
      </w:r>
      <w:r>
        <w:rPr>
          <w:i/>
          <w:iCs/>
        </w:rPr>
        <w:t>Pediatric Research</w:t>
      </w:r>
      <w:r>
        <w:rPr/>
        <w:t>. Published online March 2025. doi:</w:t>
      </w:r>
      <w:hyperlink r:id="rId71">
        <w:r>
          <w:rPr>
            <w:rStyle w:val="InternetLink"/>
          </w:rPr>
          <w:t>10.1038/s41390-025-03966-6</w:t>
        </w:r>
      </w:hyperlink>
      <w:bookmarkEnd w:id="108"/>
    </w:p>
    <w:p>
      <w:pPr>
        <w:pStyle w:val="Bibliography"/>
        <w:rPr/>
      </w:pPr>
      <w:bookmarkStart w:id="109" w:name="ref-kudoOxygenExtractionFraction2016"/>
      <w:r>
        <w:rPr/>
        <w:t xml:space="preserve">65. </w:t>
        <w:tab/>
        <w:t xml:space="preserve">Kudo K, Liu T, Murakami T, et al. Oxygen extraction fraction measurement using quantitative susceptibility mapping: Comparison with positron emission tomography. </w:t>
      </w:r>
      <w:r>
        <w:rPr>
          <w:i/>
          <w:iCs/>
        </w:rPr>
        <w:t>Journal of Cerebral Blood Flow &amp; Metabolism</w:t>
      </w:r>
      <w:r>
        <w:rPr/>
        <w:t>. 2016;36(8):1424-1433. doi:</w:t>
      </w:r>
      <w:hyperlink r:id="rId72">
        <w:r>
          <w:rPr>
            <w:rStyle w:val="InternetLink"/>
          </w:rPr>
          <w:t>10.1177/0271678X15606713</w:t>
        </w:r>
      </w:hyperlink>
      <w:bookmarkEnd w:id="109"/>
    </w:p>
    <w:p>
      <w:pPr>
        <w:pStyle w:val="Bibliography"/>
        <w:spacing w:before="0" w:after="200"/>
        <w:rPr/>
      </w:pPr>
      <w:bookmarkStart w:id="110" w:name="ref-rantakariEarlyOxygenLevels2021"/>
      <w:r>
        <w:rPr/>
        <w:t xml:space="preserve">66. </w:t>
        <w:tab/>
        <w:t xml:space="preserve">Rantakari K, Rinta-Koski OP, Metsäranta M, et al. Early oxygen levels contribute to brain injury in extremely preterm infants. </w:t>
      </w:r>
      <w:r>
        <w:rPr>
          <w:i/>
          <w:iCs/>
        </w:rPr>
        <w:t>Pediatric Research</w:t>
      </w:r>
      <w:r>
        <w:rPr/>
        <w:t>. 2021;90(1):131-139. doi:</w:t>
      </w:r>
      <w:hyperlink r:id="rId73">
        <w:r>
          <w:rPr>
            <w:rStyle w:val="InternetLink"/>
          </w:rPr>
          <w:t>10.1038/s41390-021-01460-3</w:t>
        </w:r>
      </w:hyperlink>
      <w:bookmarkEnd w:id="43"/>
      <w:bookmarkEnd w:id="44"/>
      <w:bookmarkEnd w:id="110"/>
    </w:p>
    <w:sectPr>
      <w:type w:val="nextPage"/>
      <w:pgSz w:w="12240" w:h="15840"/>
      <w:pgMar w:left="1440" w:right="1440" w:gutter="0" w:header="0" w:top="1440" w:footer="0" w:bottom="1440"/>
      <w:lnNumType w:countBy="1" w:restart="continuous" w:distance="283"/>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onsolas">
    <w:charset w:val="01"/>
    <w:family w:val="roman"/>
    <w:pitch w:val="variable"/>
  </w:font>
  <w:font w:name="Liberation Sans">
    <w:altName w:val="Arial"/>
    <w:charset w:val="01"/>
    <w:family w:val="roman"/>
    <w:pitch w:val="variable"/>
  </w:font>
  <w:font w:name="DejaVu Sans">
    <w:charset w:val="01"/>
    <w:family w:val="roman"/>
    <w:pitch w:val="variable"/>
  </w:font>
</w:fonts>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suppressAutoHyphens w:val="true"/>
      <w:bidi w:val="0"/>
      <w:spacing w:before="0" w:after="200"/>
      <w:jc w:val="left"/>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TextBody"/>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val="000000" w:themeShade="bf"/>
      <w:sz w:val="40"/>
      <w:szCs w:val="40"/>
    </w:rPr>
  </w:style>
  <w:style w:type="paragraph" w:styleId="Heading2">
    <w:name w:val="Heading 2"/>
    <w:basedOn w:val="Normal"/>
    <w:next w:val="TextBody"/>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val="000000" w:themeShade="bf"/>
      <w:sz w:val="32"/>
      <w:szCs w:val="32"/>
    </w:rPr>
  </w:style>
  <w:style w:type="paragraph" w:styleId="Heading3">
    <w:name w:val="Heading 3"/>
    <w:basedOn w:val="Normal"/>
    <w:next w:val="TextBody"/>
    <w:link w:val="Heading3Char"/>
    <w:uiPriority w:val="9"/>
    <w:semiHidden/>
    <w:unhideWhenUsed/>
    <w:qFormat/>
    <w:rsid w:val="00a10fd9"/>
    <w:pPr>
      <w:keepNext w:val="true"/>
      <w:keepLines/>
      <w:spacing w:before="160" w:after="80"/>
      <w:outlineLvl w:val="2"/>
    </w:pPr>
    <w:rPr>
      <w:rFonts w:eastAsia="" w:cs="" w:cstheme="majorBidi" w:eastAsiaTheme="majorEastAsia"/>
      <w:color w:val="000000" w:themeShade="bf"/>
      <w:sz w:val="28"/>
      <w:szCs w:val="28"/>
    </w:rPr>
  </w:style>
  <w:style w:type="paragraph" w:styleId="Heading4">
    <w:name w:val="Heading 4"/>
    <w:basedOn w:val="Normal"/>
    <w:next w:val="TextBody"/>
    <w:link w:val="Heading4Char"/>
    <w:uiPriority w:val="9"/>
    <w:semiHidden/>
    <w:unhideWhenUsed/>
    <w:qFormat/>
    <w:rsid w:val="00a10fd9"/>
    <w:pPr>
      <w:keepNext w:val="true"/>
      <w:keepLines/>
      <w:spacing w:before="80" w:after="40"/>
      <w:outlineLvl w:val="3"/>
    </w:pPr>
    <w:rPr>
      <w:rFonts w:eastAsia="" w:cs="" w:cstheme="majorBidi" w:eastAsiaTheme="majorEastAsia"/>
      <w:i/>
      <w:iCs/>
      <w:color w:val="000000" w:themeShade="bf"/>
    </w:rPr>
  </w:style>
  <w:style w:type="paragraph" w:styleId="Heading5">
    <w:name w:val="Heading 5"/>
    <w:basedOn w:val="Normal"/>
    <w:next w:val="TextBody"/>
    <w:link w:val="Heading5Char"/>
    <w:uiPriority w:val="9"/>
    <w:semiHidden/>
    <w:unhideWhenUsed/>
    <w:qFormat/>
    <w:rsid w:val="00a10fd9"/>
    <w:pPr>
      <w:keepNext w:val="true"/>
      <w:keepLines/>
      <w:spacing w:before="80" w:after="40"/>
      <w:outlineLvl w:val="4"/>
    </w:pPr>
    <w:rPr>
      <w:rFonts w:eastAsia="" w:cs="" w:cstheme="majorBidi" w:eastAsiaTheme="majorEastAsia"/>
      <w:color w:val="0F4761" w:themeColor="accent1" w:themeShade="bf"/>
    </w:rPr>
  </w:style>
  <w:style w:type="paragraph" w:styleId="Heading6">
    <w:name w:val="Heading 6"/>
    <w:basedOn w:val="Normal"/>
    <w:next w:val="TextBody"/>
    <w:link w:val="Heading6Char"/>
    <w:uiPriority w:val="9"/>
    <w:semiHidden/>
    <w:unhideWhenUsed/>
    <w:qFormat/>
    <w:rsid w:val="00a10fd9"/>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TextBody"/>
    <w:link w:val="Heading7Char"/>
    <w:uiPriority w:val="9"/>
    <w:semiHidden/>
    <w:unhideWhenUsed/>
    <w:qFormat/>
    <w:rsid w:val="00a10fd9"/>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TextBody"/>
    <w:link w:val="Heading8Char"/>
    <w:uiPriority w:val="9"/>
    <w:semiHidden/>
    <w:unhideWhenUsed/>
    <w:qFormat/>
    <w:rsid w:val="00a10fd9"/>
    <w:pPr>
      <w:keepNext w:val="true"/>
      <w:keepLines/>
      <w:spacing w:before="0" w:after="0"/>
      <w:outlineLvl w:val="7"/>
    </w:pPr>
    <w:rPr>
      <w:rFonts w:eastAsia="" w:cs="" w:cstheme="majorBidi" w:eastAsiaTheme="majorEastAsia"/>
      <w:i/>
      <w:iCs/>
      <w:color w:val="272727" w:themeColor="text1" w:themeTint="d8"/>
    </w:rPr>
  </w:style>
  <w:style w:type="paragraph" w:styleId="Heading9">
    <w:name w:val="Heading 9"/>
    <w:basedOn w:val="Normal"/>
    <w:next w:val="TextBody"/>
    <w:link w:val="Heading9Char"/>
    <w:uiPriority w:val="9"/>
    <w:semiHidden/>
    <w:unhideWhenUsed/>
    <w:qFormat/>
    <w:rsid w:val="00a10fd9"/>
    <w:pPr>
      <w:keepNext w:val="true"/>
      <w:keepLines/>
      <w:spacing w:before="0" w:after="0"/>
      <w:outlineLvl w:val="8"/>
    </w:pPr>
    <w:rPr>
      <w:rFonts w:eastAsia="" w:cs="" w:cstheme="majorBidi" w:eastAsiaTheme="majorEastAsia"/>
      <w:color w:val="272727" w:themeColor="text1" w:themeTint="d8"/>
    </w:rPr>
  </w:style>
  <w:style w:type="character" w:styleId="TitleChar" w:customStyle="1">
    <w:name w:val="Title Char"/>
    <w:basedOn w:val="DefaultParagraphFont"/>
    <w:link w:val="Title"/>
    <w:uiPriority w:val="10"/>
    <w:qFormat/>
    <w:rsid w:val="00a10fd9"/>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val="595959" w:themeColor="text1" w:themeTint="a6"/>
      <w:spacing w:val="15"/>
      <w:sz w:val="28"/>
      <w:szCs w:val="28"/>
    </w:rPr>
  </w:style>
  <w:style w:type="character" w:styleId="Heading1Char" w:customStyle="1">
    <w:name w:val="Heading 1 Char"/>
    <w:basedOn w:val="DefaultParagraphFont"/>
    <w:link w:val="Heading1"/>
    <w:uiPriority w:val="9"/>
    <w:qFormat/>
    <w:rsid w:val="00a10fd9"/>
    <w:rPr>
      <w:rFonts w:ascii="Aptos Display" w:hAnsi="Aptos Display" w:eastAsia="" w:cs="" w:asciiTheme="majorHAnsi" w:cstheme="majorBidi" w:eastAsiaTheme="majorEastAsia" w:hAnsiTheme="majorHAnsi"/>
      <w:color w:val="0F4761" w:themeColor="accent1" w:themeShade="bf"/>
      <w:sz w:val="40"/>
      <w:szCs w:val="40"/>
    </w:rPr>
  </w:style>
  <w:style w:type="character" w:styleId="Heading2Char" w:customStyle="1">
    <w:name w:val="Heading 2 Char"/>
    <w:basedOn w:val="DefaultParagraphFont"/>
    <w:link w:val="Heading2"/>
    <w:uiPriority w:val="9"/>
    <w:semiHidden/>
    <w:qFormat/>
    <w:rsid w:val="00a10fd9"/>
    <w:rPr>
      <w:rFonts w:ascii="Aptos Display" w:hAnsi="Aptos Display" w:eastAsia="" w:cs="" w:asciiTheme="majorHAnsi" w:cstheme="majorBidi" w:eastAsiaTheme="majorEastAsia" w:hAnsiTheme="majorHAnsi"/>
      <w:color w:val="0F4761" w:themeColor="accent1" w:themeShade="bf"/>
      <w:sz w:val="32"/>
      <w:szCs w:val="32"/>
    </w:rPr>
  </w:style>
  <w:style w:type="character" w:styleId="Heading3Char" w:customStyle="1">
    <w:name w:val="Heading 3 Char"/>
    <w:basedOn w:val="DefaultParagraphFont"/>
    <w:link w:val="Heading3"/>
    <w:uiPriority w:val="9"/>
    <w:semiHidden/>
    <w:qFormat/>
    <w:rsid w:val="00a10fd9"/>
    <w:rPr>
      <w:rFonts w:eastAsia="" w:cs="" w:cstheme="majorBidi" w:eastAsiaTheme="majorEastAsia"/>
      <w:color w:val="0F4761" w:themeColor="accent1" w:themeShade="bf"/>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val="0F4761" w:themeColor="accent1" w:themeShade="bf"/>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val="0F4761" w:themeColor="accent1" w:themeShade="bf"/>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val="595959" w:themeColor="text1" w:themeTint="a6"/>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val="595959" w:themeColor="text1" w:themeTint="a6"/>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val="272727" w:themeColor="text1" w:themeTint="d8"/>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val="272727" w:themeColor="text1" w:themeTint="d8"/>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Anchor">
    <w:name w:val="Footnote Anchor"/>
    <w:rPr>
      <w:vertAlign w:val="superscript"/>
    </w:rPr>
  </w:style>
  <w:style w:type="character" w:styleId="InternetLink">
    <w:name w:val="Hyperlink"/>
    <w:basedOn w:val="BodyTextChar"/>
    <w:rPr>
      <w:color w:val="4F81BD" w:themeColor="accent1"/>
    </w:rPr>
  </w:style>
  <w:style w:type="character" w:styleId="LineNumbering">
    <w:name w:val="Line Numbering"/>
    <w:rPr/>
  </w:style>
  <w:style w:type="character" w:styleId="EndnoteAnchor">
    <w:name w:val="Endnote Anchor"/>
    <w:rPr>
      <w:vertAlign w:val="superscript"/>
    </w:rPr>
  </w:style>
  <w:style w:type="character" w:styleId="EndnoteCharacters">
    <w:name w:val="Endnote Characters"/>
    <w:qFormat/>
    <w:rPr/>
  </w:style>
  <w:style w:type="character" w:styleId="KeywordTok" w:customStyle="1">
    <w:name w:val="KeywordTok"/>
    <w:basedOn w:val="VerbatimChar"/>
    <w:qFormat/>
    <w:rPr>
      <w:b/>
      <w:color w:val="003B4F"/>
      <w:shd w:fill="F1F3F5" w:val="clear"/>
    </w:rPr>
  </w:style>
  <w:style w:type="character" w:styleId="DataTypeTok" w:customStyle="1">
    <w:name w:val="DataTypeTok"/>
    <w:basedOn w:val="VerbatimChar"/>
    <w:qFormat/>
    <w:rPr>
      <w:color w:val="AD0000"/>
      <w:shd w:fill="F1F3F5" w:val="clear"/>
    </w:rPr>
  </w:style>
  <w:style w:type="character" w:styleId="DecValTok" w:customStyle="1">
    <w:name w:val="DecValTok"/>
    <w:basedOn w:val="VerbatimChar"/>
    <w:qFormat/>
    <w:rPr>
      <w:color w:val="AD0000"/>
      <w:shd w:fill="F1F3F5" w:val="clear"/>
    </w:rPr>
  </w:style>
  <w:style w:type="character" w:styleId="BaseNTok" w:customStyle="1">
    <w:name w:val="BaseNTok"/>
    <w:basedOn w:val="VerbatimChar"/>
    <w:qFormat/>
    <w:rPr>
      <w:color w:val="AD0000"/>
      <w:shd w:fill="F1F3F5" w:val="clear"/>
    </w:rPr>
  </w:style>
  <w:style w:type="character" w:styleId="FloatTok" w:customStyle="1">
    <w:name w:val="FloatTok"/>
    <w:basedOn w:val="VerbatimChar"/>
    <w:qFormat/>
    <w:rPr>
      <w:color w:val="AD0000"/>
      <w:shd w:fill="F1F3F5" w:val="clear"/>
    </w:rPr>
  </w:style>
  <w:style w:type="character" w:styleId="ConstantTok" w:customStyle="1">
    <w:name w:val="ConstantTok"/>
    <w:basedOn w:val="VerbatimChar"/>
    <w:qFormat/>
    <w:rPr>
      <w:color w:val="8F5902"/>
      <w:shd w:fill="F1F3F5" w:val="clear"/>
    </w:rPr>
  </w:style>
  <w:style w:type="character" w:styleId="CharTok" w:customStyle="1">
    <w:name w:val="CharTok"/>
    <w:basedOn w:val="VerbatimChar"/>
    <w:qFormat/>
    <w:rPr>
      <w:color w:val="20794D"/>
      <w:shd w:fill="F1F3F5" w:val="clear"/>
    </w:rPr>
  </w:style>
  <w:style w:type="character" w:styleId="SpecialCharTok" w:customStyle="1">
    <w:name w:val="SpecialCharTok"/>
    <w:basedOn w:val="VerbatimChar"/>
    <w:qFormat/>
    <w:rPr>
      <w:color w:val="5E5E5E"/>
      <w:shd w:fill="F1F3F5" w:val="clear"/>
    </w:rPr>
  </w:style>
  <w:style w:type="character" w:styleId="StringTok" w:customStyle="1">
    <w:name w:val="StringTok"/>
    <w:basedOn w:val="VerbatimChar"/>
    <w:qFormat/>
    <w:rPr>
      <w:color w:val="20794D"/>
      <w:shd w:fill="F1F3F5" w:val="clear"/>
    </w:rPr>
  </w:style>
  <w:style w:type="character" w:styleId="VerbatimStringTok" w:customStyle="1">
    <w:name w:val="VerbatimStringTok"/>
    <w:basedOn w:val="VerbatimChar"/>
    <w:qFormat/>
    <w:rPr>
      <w:color w:val="20794D"/>
      <w:shd w:fill="F1F3F5" w:val="clear"/>
    </w:rPr>
  </w:style>
  <w:style w:type="character" w:styleId="SpecialStringTok" w:customStyle="1">
    <w:name w:val="SpecialStringTok"/>
    <w:basedOn w:val="VerbatimChar"/>
    <w:qFormat/>
    <w:rPr>
      <w:color w:val="20794D"/>
      <w:shd w:fill="F1F3F5" w:val="clear"/>
    </w:rPr>
  </w:style>
  <w:style w:type="character" w:styleId="ImportTok" w:customStyle="1">
    <w:name w:val="ImportTok"/>
    <w:basedOn w:val="VerbatimChar"/>
    <w:qFormat/>
    <w:rPr>
      <w:color w:val="00769E"/>
      <w:shd w:fill="F1F3F5" w:val="clear"/>
    </w:rPr>
  </w:style>
  <w:style w:type="character" w:styleId="CommentTok" w:customStyle="1">
    <w:name w:val="CommentTok"/>
    <w:basedOn w:val="VerbatimChar"/>
    <w:qFormat/>
    <w:rPr>
      <w:color w:val="5E5E5E"/>
      <w:shd w:fill="F1F3F5" w:val="clear"/>
    </w:rPr>
  </w:style>
  <w:style w:type="character" w:styleId="DocumentationTok" w:customStyle="1">
    <w:name w:val="DocumentationTok"/>
    <w:basedOn w:val="VerbatimChar"/>
    <w:qFormat/>
    <w:rPr>
      <w:i/>
      <w:color w:val="5E5E5E"/>
      <w:shd w:fill="F1F3F5" w:val="clear"/>
    </w:rPr>
  </w:style>
  <w:style w:type="character" w:styleId="AnnotationTok" w:customStyle="1">
    <w:name w:val="AnnotationTok"/>
    <w:basedOn w:val="VerbatimChar"/>
    <w:qFormat/>
    <w:rPr>
      <w:color w:val="5E5E5E"/>
      <w:shd w:fill="F1F3F5" w:val="clear"/>
    </w:rPr>
  </w:style>
  <w:style w:type="character" w:styleId="CommentVarTok" w:customStyle="1">
    <w:name w:val="CommentVarTok"/>
    <w:basedOn w:val="VerbatimChar"/>
    <w:qFormat/>
    <w:rPr>
      <w:i/>
      <w:color w:val="5E5E5E"/>
      <w:shd w:fill="F1F3F5" w:val="clear"/>
    </w:rPr>
  </w:style>
  <w:style w:type="character" w:styleId="OtherTok" w:customStyle="1">
    <w:name w:val="OtherTok"/>
    <w:basedOn w:val="VerbatimChar"/>
    <w:qFormat/>
    <w:rPr>
      <w:color w:val="003B4F"/>
      <w:shd w:fill="F1F3F5" w:val="clear"/>
    </w:rPr>
  </w:style>
  <w:style w:type="character" w:styleId="FunctionTok" w:customStyle="1">
    <w:name w:val="FunctionTok"/>
    <w:basedOn w:val="VerbatimChar"/>
    <w:qFormat/>
    <w:rPr>
      <w:color w:val="4758AB"/>
      <w:shd w:fill="F1F3F5" w:val="clear"/>
    </w:rPr>
  </w:style>
  <w:style w:type="character" w:styleId="VariableTok" w:customStyle="1">
    <w:name w:val="VariableTok"/>
    <w:basedOn w:val="VerbatimChar"/>
    <w:qFormat/>
    <w:rPr>
      <w:color w:val="111111"/>
      <w:shd w:fill="F1F3F5" w:val="clear"/>
    </w:rPr>
  </w:style>
  <w:style w:type="character" w:styleId="ControlFlowTok" w:customStyle="1">
    <w:name w:val="ControlFlowTok"/>
    <w:basedOn w:val="VerbatimChar"/>
    <w:qFormat/>
    <w:rPr>
      <w:b/>
      <w:color w:val="003B4F"/>
      <w:shd w:fill="F1F3F5" w:val="clear"/>
    </w:rPr>
  </w:style>
  <w:style w:type="character" w:styleId="OperatorTok" w:customStyle="1">
    <w:name w:val="OperatorTok"/>
    <w:basedOn w:val="VerbatimChar"/>
    <w:qFormat/>
    <w:rPr>
      <w:color w:val="5E5E5E"/>
      <w:shd w:fill="F1F3F5" w:val="clear"/>
    </w:rPr>
  </w:style>
  <w:style w:type="character" w:styleId="BuiltInTok" w:customStyle="1">
    <w:name w:val="BuiltInTok"/>
    <w:basedOn w:val="VerbatimChar"/>
    <w:qFormat/>
    <w:rPr>
      <w:color w:val="003B4F"/>
      <w:shd w:fill="F1F3F5" w:val="clear"/>
    </w:rPr>
  </w:style>
  <w:style w:type="character" w:styleId="ExtensionTok" w:customStyle="1">
    <w:name w:val="ExtensionTok"/>
    <w:basedOn w:val="VerbatimChar"/>
    <w:qFormat/>
    <w:rPr>
      <w:color w:val="003B4F"/>
      <w:shd w:fill="F1F3F5" w:val="clear"/>
    </w:rPr>
  </w:style>
  <w:style w:type="character" w:styleId="PreprocessorTok" w:customStyle="1">
    <w:name w:val="PreprocessorTok"/>
    <w:basedOn w:val="VerbatimChar"/>
    <w:qFormat/>
    <w:rPr>
      <w:color w:val="AD0000"/>
      <w:shd w:fill="F1F3F5" w:val="clear"/>
    </w:rPr>
  </w:style>
  <w:style w:type="character" w:styleId="AttributeTok" w:customStyle="1">
    <w:name w:val="AttributeTok"/>
    <w:basedOn w:val="VerbatimChar"/>
    <w:qFormat/>
    <w:rPr>
      <w:color w:val="657422"/>
      <w:shd w:fill="F1F3F5" w:val="clear"/>
    </w:rPr>
  </w:style>
  <w:style w:type="character" w:styleId="RegionMarkerTok" w:customStyle="1">
    <w:name w:val="RegionMarkerTok"/>
    <w:basedOn w:val="VerbatimChar"/>
    <w:qFormat/>
    <w:rPr>
      <w:color w:val="003B4F"/>
      <w:shd w:fill="F1F3F5" w:val="clear"/>
    </w:rPr>
  </w:style>
  <w:style w:type="character" w:styleId="InformationTok" w:customStyle="1">
    <w:name w:val="InformationTok"/>
    <w:basedOn w:val="VerbatimChar"/>
    <w:qFormat/>
    <w:rPr>
      <w:color w:val="5E5E5E"/>
      <w:shd w:fill="F1F3F5" w:val="clear"/>
    </w:rPr>
  </w:style>
  <w:style w:type="character" w:styleId="WarningTok" w:customStyle="1">
    <w:name w:val="WarningTok"/>
    <w:basedOn w:val="VerbatimChar"/>
    <w:qFormat/>
    <w:rPr>
      <w:i/>
      <w:color w:val="5E5E5E"/>
      <w:shd w:fill="F1F3F5" w:val="clear"/>
    </w:rPr>
  </w:style>
  <w:style w:type="character" w:styleId="AlertTok" w:customStyle="1">
    <w:name w:val="AlertTok"/>
    <w:basedOn w:val="VerbatimChar"/>
    <w:qFormat/>
    <w:rPr>
      <w:color w:val="AD0000"/>
      <w:shd w:fill="F1F3F5" w:val="clear"/>
    </w:rPr>
  </w:style>
  <w:style w:type="character" w:styleId="ErrorTok" w:customStyle="1">
    <w:name w:val="ErrorTok"/>
    <w:basedOn w:val="VerbatimChar"/>
    <w:qFormat/>
    <w:rPr>
      <w:color w:val="AD0000"/>
      <w:shd w:fill="F1F3F5" w:val="clear"/>
    </w:rPr>
  </w:style>
  <w:style w:type="character" w:styleId="NormalTok" w:customStyle="1">
    <w:name w:val="NormalTok"/>
    <w:basedOn w:val="VerbatimChar"/>
    <w:qFormat/>
    <w:rPr>
      <w:color w:val="003B4F"/>
      <w:shd w:fill="F1F3F5" w:val="clear"/>
    </w:rPr>
  </w:style>
  <w:style w:type="paragraph" w:styleId="Heading">
    <w:name w:val="Heading"/>
    <w:basedOn w:val="Normal"/>
    <w:next w:val="TextBody"/>
    <w:qFormat/>
    <w:pPr>
      <w:keepNext w:val="true"/>
      <w:spacing w:before="240" w:after="120"/>
    </w:pPr>
    <w:rPr>
      <w:rFonts w:ascii="Liberation Sans" w:hAnsi="Liberation Sans" w:eastAsia="Noto Sans CJK SC" w:cs="FreeSans"/>
      <w:sz w:val="28"/>
      <w:szCs w:val="28"/>
    </w:rPr>
  </w:style>
  <w:style w:type="paragraph" w:styleId="TextBody">
    <w:name w:val="Body Text"/>
    <w:basedOn w:val="Normal"/>
    <w:link w:val="BodyTextChar"/>
    <w:qFormat/>
    <w:pPr>
      <w:spacing w:lineRule="auto" w:line="480" w:before="180" w:after="180"/>
      <w:ind w:left="0" w:right="0" w:hanging="0"/>
    </w:pPr>
    <w:rPr/>
  </w:style>
  <w:style w:type="paragraph" w:styleId="List">
    <w:name w:val="List"/>
    <w:basedOn w:val="TextBody"/>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TextBody"/>
    <w:next w:val="TextBody"/>
    <w:qFormat/>
    <w:pPr>
      <w:spacing w:lineRule="auto" w:line="480"/>
      <w:ind w:left="0" w:right="0" w:hanging="0"/>
    </w:pPr>
    <w:rPr/>
  </w:style>
  <w:style w:type="paragraph" w:styleId="Compact" w:customStyle="1">
    <w:name w:val="Compact"/>
    <w:basedOn w:val="TextBody"/>
    <w:qFormat/>
    <w:pPr>
      <w:spacing w:lineRule="auto" w:line="240" w:before="36" w:after="36"/>
    </w:pPr>
    <w:rPr/>
  </w:style>
  <w:style w:type="paragraph" w:styleId="Title">
    <w:name w:val="Title"/>
    <w:basedOn w:val="Normal"/>
    <w:next w:val="TextBody"/>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Title"/>
    <w:next w:val="TextBody"/>
    <w:link w:val="SubtitleChar"/>
    <w:uiPriority w:val="11"/>
    <w:qFormat/>
    <w:rsid w:val="00a10fd9"/>
    <w:pPr/>
    <w:rPr>
      <w:rFonts w:eastAsia="" w:cs="" w:cstheme="majorBidi" w:eastAsiaTheme="majorEastAsia"/>
      <w:spacing w:val="15"/>
      <w:sz w:val="28"/>
      <w:szCs w:val="28"/>
    </w:rPr>
  </w:style>
  <w:style w:type="paragraph" w:styleId="Author" w:customStyle="1">
    <w:name w:val="Author"/>
    <w:next w:val="TextBody"/>
    <w:qFormat/>
    <w:pPr>
      <w:keepNext w:val="true"/>
      <w:keepLines/>
      <w:widowControl/>
      <w:suppressAutoHyphens w:val="true"/>
      <w:bidi w:val="0"/>
      <w:spacing w:before="0" w:after="200"/>
      <w:jc w:val="center"/>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Date">
    <w:name w:val="Date"/>
    <w:next w:val="TextBody"/>
    <w:qFormat/>
    <w:pPr>
      <w:keepNext w:val="true"/>
      <w:keepLines/>
      <w:widowControl/>
      <w:suppressAutoHyphens w:val="true"/>
      <w:bidi w:val="0"/>
      <w:spacing w:before="0" w:after="200"/>
      <w:jc w:val="center"/>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TextBody"/>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TextBody"/>
    <w:next w:val="TextBody"/>
    <w:uiPriority w:val="9"/>
    <w:unhideWhenUsed/>
    <w:qFormat/>
    <w:pPr>
      <w:spacing w:before="100" w:after="100"/>
      <w:ind w:left="480" w:right="480" w:hanging="0"/>
    </w:pPr>
    <w:rPr/>
  </w:style>
  <w:style w:type="paragraph" w:styleId="Footnote">
    <w:name w:val="Footnote Text"/>
    <w:basedOn w:val="Normal"/>
    <w:uiPriority w:val="9"/>
    <w:unhideWhenUsed/>
    <w:qFormat/>
    <w:pPr/>
    <w:rPr/>
  </w:style>
  <w:style w:type="paragraph" w:styleId="FootnoteBlockText">
    <w:name w:val="Footnote Block Text"/>
    <w:basedOn w:val="Footnote"/>
    <w:next w:val="Footnote"/>
    <w:uiPriority w:val="9"/>
    <w:unhideWhenUsed/>
    <w:qFormat/>
    <w:pPr>
      <w:spacing w:before="100" w:after="100"/>
      <w:ind w:left="480" w:right="480" w:hanging="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spacing w:lineRule="auto" w:line="480"/>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ContentsHeading">
    <w:name w:val="TOC Heading"/>
    <w:basedOn w:val="Heading1"/>
    <w:next w:val="TextBody"/>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val="365F91" w:themeColor="accent1" w:themeShade="bf"/>
    </w:rPr>
  </w:style>
  <w:style w:type="paragraph" w:styleId="HeaderandFooter">
    <w:name w:val="Header and Footer"/>
    <w:basedOn w:val="Normal"/>
    <w:qFormat/>
    <w:pPr>
      <w:suppressLineNumbers/>
      <w:tabs>
        <w:tab w:val="clear" w:pos="720"/>
        <w:tab w:val="center" w:pos="4680" w:leader="none"/>
        <w:tab w:val="right" w:pos="9360"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paragraph" w:styleId="SourceCode" w:customStyle="1">
    <w:name w:val="Source Code"/>
    <w:basedOn w:val="Normal"/>
    <w:link w:val="VerbatimChar"/>
    <w:qFormat/>
    <w:pPr>
      <w:shd w:val="clear" w:fill="F1F3F5"/>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aweber@bcchr.ca" TargetMode="External"/><Relationship Id="rId3" Type="http://schemas.openxmlformats.org/officeDocument/2006/relationships/hyperlink" Target="https://github.com/kamesy/QSM.m" TargetMode="External"/><Relationship Id="rId4" Type="http://schemas.openxmlformats.org/officeDocument/2006/relationships/hyperlink" Target="https://github.com/SinaStraub/GRE_vessel_seg" TargetMode="External"/><Relationship Id="rId5" Type="http://schemas.openxmlformats.org/officeDocument/2006/relationships/hyperlink" Target="https://github.com/wtsyeda/QSMART" TargetMode="Externa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hyperlink" Target="https://weberlab.github.io/CMRO2_Manuscript/" TargetMode="External"/><Relationship Id="rId14" Type="http://schemas.openxmlformats.org/officeDocument/2006/relationships/hyperlink" Target="https://doi.org/10.1111/j.1651-2227.2009.01219.x" TargetMode="External"/><Relationship Id="rId15" Type="http://schemas.openxmlformats.org/officeDocument/2006/relationships/hyperlink" Target="https://doi.org/10.21037/tp.2019.09.10" TargetMode="External"/><Relationship Id="rId16" Type="http://schemas.openxmlformats.org/officeDocument/2006/relationships/hyperlink" Target="https://doi.org/10.3389/fped.2022.925951" TargetMode="External"/><Relationship Id="rId17" Type="http://schemas.openxmlformats.org/officeDocument/2006/relationships/hyperlink" Target="https://doi.org/10.1891/0730-0832.37.3.169" TargetMode="External"/><Relationship Id="rId18" Type="http://schemas.openxmlformats.org/officeDocument/2006/relationships/hyperlink" Target="https://doi.org/10.1016/j.siny.2016.02.001" TargetMode="External"/><Relationship Id="rId19" Type="http://schemas.openxmlformats.org/officeDocument/2006/relationships/hyperlink" Target="https://doi.org/10.1186/s13052-020-00852-1" TargetMode="External"/><Relationship Id="rId20" Type="http://schemas.openxmlformats.org/officeDocument/2006/relationships/hyperlink" Target="https://doi.org/10.1016/j.jpeds.2020.05.039" TargetMode="External"/><Relationship Id="rId21" Type="http://schemas.openxmlformats.org/officeDocument/2006/relationships/hyperlink" Target="https://doi.org/10.3390/jcm11030557" TargetMode="External"/><Relationship Id="rId22" Type="http://schemas.openxmlformats.org/officeDocument/2006/relationships/hyperlink" Target="https://doi.org/10.1002/14651858.CD002271.pub3" TargetMode="External"/><Relationship Id="rId23" Type="http://schemas.openxmlformats.org/officeDocument/2006/relationships/hyperlink" Target="https://doi.org/10.1038/s41390-021-01639-8" TargetMode="External"/><Relationship Id="rId24" Type="http://schemas.openxmlformats.org/officeDocument/2006/relationships/hyperlink" Target="https://doi.org/10.1002/ppul.22883" TargetMode="External"/><Relationship Id="rId25" Type="http://schemas.openxmlformats.org/officeDocument/2006/relationships/hyperlink" Target="https://doi.org/10.3390/children8020132" TargetMode="External"/><Relationship Id="rId26" Type="http://schemas.openxmlformats.org/officeDocument/2006/relationships/hyperlink" Target="https://doi.org/10.4187/respcare.01429" TargetMode="External"/><Relationship Id="rId27" Type="http://schemas.openxmlformats.org/officeDocument/2006/relationships/hyperlink" Target="https://doi.org/10.1016/j.earlhumdev.2005.10.002" TargetMode="External"/><Relationship Id="rId28" Type="http://schemas.openxmlformats.org/officeDocument/2006/relationships/hyperlink" Target="https://doi.org/10.1002/ppul.25011" TargetMode="External"/><Relationship Id="rId29" Type="http://schemas.openxmlformats.org/officeDocument/2006/relationships/hyperlink" Target="https://doi.org/10.3389/fphys.2021.805620" TargetMode="External"/><Relationship Id="rId30" Type="http://schemas.openxmlformats.org/officeDocument/2006/relationships/hyperlink" Target="https://doi.org/10.1002/mrm.21627" TargetMode="External"/><Relationship Id="rId31" Type="http://schemas.openxmlformats.org/officeDocument/2006/relationships/hyperlink" Target="https://doi.org/10.1002/mrm.21994" TargetMode="External"/><Relationship Id="rId32" Type="http://schemas.openxmlformats.org/officeDocument/2006/relationships/hyperlink" Target="https://doi.org/10.1002/nbm.3067" TargetMode="External"/><Relationship Id="rId33" Type="http://schemas.openxmlformats.org/officeDocument/2006/relationships/hyperlink" Target="https://doi.org/10.3389/fphys.2018.00233" TargetMode="External"/><Relationship Id="rId34" Type="http://schemas.openxmlformats.org/officeDocument/2006/relationships/hyperlink" Target="https://doi.org/10.1038/jcbfm.2011.34" TargetMode="External"/><Relationship Id="rId35" Type="http://schemas.openxmlformats.org/officeDocument/2006/relationships/hyperlink" Target="https://doi.org/10.1038/jcbfm.2013.214" TargetMode="External"/><Relationship Id="rId36" Type="http://schemas.openxmlformats.org/officeDocument/2006/relationships/hyperlink" Target="https://doi.org/10.1002/mrm.20784" TargetMode="External"/><Relationship Id="rId37" Type="http://schemas.openxmlformats.org/officeDocument/2006/relationships/hyperlink" Target="https://doi.org/10.1002/mrm.22970" TargetMode="External"/><Relationship Id="rId38" Type="http://schemas.openxmlformats.org/officeDocument/2006/relationships/hyperlink" Target="https://www.ncbi.nlm.nih.gov/pubmed/8516092" TargetMode="External"/><Relationship Id="rId39" Type="http://schemas.openxmlformats.org/officeDocument/2006/relationships/hyperlink" Target="https://doi.org/10.1016/j.neuroimage.2014.03.060" TargetMode="External"/><Relationship Id="rId40" Type="http://schemas.openxmlformats.org/officeDocument/2006/relationships/hyperlink" Target="https://doi.org/10.1007/0-387-26206-7_35" TargetMode="External"/><Relationship Id="rId41" Type="http://schemas.openxmlformats.org/officeDocument/2006/relationships/hyperlink" Target="https://doi.org/10.1203/00006450-199301000-00011" TargetMode="External"/><Relationship Id="rId42" Type="http://schemas.openxmlformats.org/officeDocument/2006/relationships/hyperlink" Target="https://doi.org/10.1203/00006450-199809000-00004" TargetMode="External"/><Relationship Id="rId43" Type="http://schemas.openxmlformats.org/officeDocument/2006/relationships/hyperlink" Target="https://doi.org/10.1016/j.neuroimage.2008.10.055" TargetMode="External"/><Relationship Id="rId44" Type="http://schemas.openxmlformats.org/officeDocument/2006/relationships/hyperlink" Target="https://doi.org/10.5281/ZENODO.8436509" TargetMode="External"/><Relationship Id="rId45" Type="http://schemas.openxmlformats.org/officeDocument/2006/relationships/hyperlink" Target="https://doi.org/10.1016/j.jneumeth.2016.03.001" TargetMode="External"/><Relationship Id="rId46" Type="http://schemas.openxmlformats.org/officeDocument/2006/relationships/hyperlink" Target="https://doi.org/10.1038/sdata.2016.44" TargetMode="External"/><Relationship Id="rId47" Type="http://schemas.openxmlformats.org/officeDocument/2006/relationships/hyperlink" Target="https://doi.org/10.1016/j.neuroimage.2018.01.054" TargetMode="External"/><Relationship Id="rId48" Type="http://schemas.openxmlformats.org/officeDocument/2006/relationships/hyperlink" Target="https://doi.org/10.1002/hbm.10062" TargetMode="External"/><Relationship Id="rId49" Type="http://schemas.openxmlformats.org/officeDocument/2006/relationships/hyperlink" Target="https://doi.org/10.1109/TMI.2014.2322280" TargetMode="External"/><Relationship Id="rId50" Type="http://schemas.openxmlformats.org/officeDocument/2006/relationships/hyperlink" Target="https://doi.org/10.1016/j.neuroimage.2017.11.018" TargetMode="External"/><Relationship Id="rId51" Type="http://schemas.openxmlformats.org/officeDocument/2006/relationships/hyperlink" Target="https://doi.org/10.1002/mrm.30006" TargetMode="External"/><Relationship Id="rId52" Type="http://schemas.openxmlformats.org/officeDocument/2006/relationships/hyperlink" Target="https://doi.org/10.1016/j.neuroimage.2022.118931" TargetMode="External"/><Relationship Id="rId53" Type="http://schemas.openxmlformats.org/officeDocument/2006/relationships/hyperlink" Target="https://doi.org/10.1016/j.neuroimage.2020.117701" TargetMode="External"/><Relationship Id="rId54" Type="http://schemas.openxmlformats.org/officeDocument/2006/relationships/hyperlink" Target="https://doi.org/10.1002/mrm.27975" TargetMode="External"/><Relationship Id="rId55" Type="http://schemas.openxmlformats.org/officeDocument/2006/relationships/hyperlink" Target="https://doi.org/10.1016/j.neuroimage.2019.05.014" TargetMode="External"/><Relationship Id="rId56" Type="http://schemas.openxmlformats.org/officeDocument/2006/relationships/hyperlink" Target="https://doi.org/10.1007/s40134-017-0204-1" TargetMode="External"/><Relationship Id="rId57" Type="http://schemas.openxmlformats.org/officeDocument/2006/relationships/hyperlink" Target="https://doi.org/10.1002/mrm.24918" TargetMode="External"/><Relationship Id="rId58" Type="http://schemas.openxmlformats.org/officeDocument/2006/relationships/hyperlink" Target="https://doi.org/10.1002/mrm.1910240219" TargetMode="External"/><Relationship Id="rId59" Type="http://schemas.openxmlformats.org/officeDocument/2006/relationships/hyperlink" Target="https://doi.org/10.1002/mrm.21283" TargetMode="External"/><Relationship Id="rId60" Type="http://schemas.openxmlformats.org/officeDocument/2006/relationships/hyperlink" Target="https://doi.org/10.1002/mrm.26978" TargetMode="External"/><Relationship Id="rId61" Type="http://schemas.openxmlformats.org/officeDocument/2006/relationships/hyperlink" Target="https://doi.org/10.1002/mrm.25197" TargetMode="External"/><Relationship Id="rId62" Type="http://schemas.openxmlformats.org/officeDocument/2006/relationships/hyperlink" Target="https://doi.org/10.1016/j.nicl.2014.03.006" TargetMode="External"/><Relationship Id="rId63" Type="http://schemas.openxmlformats.org/officeDocument/2006/relationships/hyperlink" Target="https://doi.org/10.1097/00004647-199907000-00012" TargetMode="External"/><Relationship Id="rId64" Type="http://schemas.openxmlformats.org/officeDocument/2006/relationships/hyperlink" Target="https://doi.org/10.1364/BOE.6.003941" TargetMode="External"/><Relationship Id="rId65" Type="http://schemas.openxmlformats.org/officeDocument/2006/relationships/hyperlink" Target="https://doi.org/10.1016/j.neuroimage.2018.03.020" TargetMode="External"/><Relationship Id="rId66" Type="http://schemas.openxmlformats.org/officeDocument/2006/relationships/hyperlink" Target="https://doi.org/10.1002/mrm.27135" TargetMode="External"/><Relationship Id="rId67" Type="http://schemas.openxmlformats.org/officeDocument/2006/relationships/hyperlink" Target="https://doi.org/10.1073/pnas.83.4.1140" TargetMode="External"/><Relationship Id="rId68" Type="http://schemas.openxmlformats.org/officeDocument/2006/relationships/hyperlink" Target="https://doi.org/10.1152/japplphysiol.00939.2020" TargetMode="External"/><Relationship Id="rId69" Type="http://schemas.openxmlformats.org/officeDocument/2006/relationships/hyperlink" Target="https://www.ncbi.nlm.nih.gov/pubmed/8965174" TargetMode="External"/><Relationship Id="rId70" Type="http://schemas.openxmlformats.org/officeDocument/2006/relationships/hyperlink" Target="https://doi.org/10.1016/j.neuroimage.2021.118371" TargetMode="External"/><Relationship Id="rId71" Type="http://schemas.openxmlformats.org/officeDocument/2006/relationships/hyperlink" Target="https://doi.org/10.1038/s41390-025-03966-6" TargetMode="External"/><Relationship Id="rId72" Type="http://schemas.openxmlformats.org/officeDocument/2006/relationships/hyperlink" Target="https://doi.org/10.1177/0271678X15606713" TargetMode="External"/><Relationship Id="rId73" Type="http://schemas.openxmlformats.org/officeDocument/2006/relationships/hyperlink" Target="https://doi.org/10.1038/s41390-021-01460-3" TargetMode="External"/><Relationship Id="rId74" Type="http://schemas.openxmlformats.org/officeDocument/2006/relationships/fontTable" Target="fontTable.xml"/><Relationship Id="rId75" Type="http://schemas.openxmlformats.org/officeDocument/2006/relationships/settings" Target="settings.xml"/><Relationship Id="rId76"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128</TotalTime>
  <Application>LibreOffice/7.3.7.2$Linux_X86_64 LibreOffice_project/30$Build-2</Application>
  <AppVersion>15.0000</AppVersion>
  <Pages>45</Pages>
  <Words>8497</Words>
  <Characters>47206</Characters>
  <CharactersWithSpaces>55312</CharactersWithSpaces>
  <Paragraphs>481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2025-05-05T18:46:51Z</dcterms:created>
  <dc:creator>Chen Shuang Zhu1,2, Natalie Chan3, Anil Chacko4, Liisa Holsti5, Ruth E Grunau*2,6, and Alexander Mark Weber*1,2,6,✉</dc:creator>
  <dc:description/>
  <dc:language>en-CA</dc:language>
  <cp:lastModifiedBy>Alex Weber</cp:lastModifiedBy>
  <dcterms:modified xsi:type="dcterms:W3CDTF">2025-05-05T11:56:36Z</dcterms:modified>
  <cp:revision>2</cp:revision>
  <dc:subject/>
  <dc:title>Assessing Semi-Regional Cerebral Oxygen Consumption (CMRO2) in Preterm Neonates: A Quantitative MRI Cohort Study with Exploratory Analysis of Respiratory Support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ffiliation">
    <vt:lpwstr/>
  </property>
  <property fmtid="{D5CDD505-2E9C-101B-9397-08002B2CF9AE}" pid="6" name="by-author">
    <vt:lpwstr/>
  </property>
  <property fmtid="{D5CDD505-2E9C-101B-9397-08002B2CF9AE}" pid="7" name="clear-hidden-classes">
    <vt:lpwstr>none</vt:lpwstr>
  </property>
  <property fmtid="{D5CDD505-2E9C-101B-9397-08002B2CF9AE}" pid="8" name="crossref">
    <vt:lpwstr/>
  </property>
  <property fmtid="{D5CDD505-2E9C-101B-9397-08002B2CF9AE}" pid="9" name="csl">
    <vt:lpwstr>./american-medical-association.csl</vt:lpwstr>
  </property>
  <property fmtid="{D5CDD505-2E9C-101B-9397-08002B2CF9AE}" pid="10" name="google-scholar">
    <vt:lpwstr>True</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lightbox">
    <vt:lpwstr>auto</vt:lpwstr>
  </property>
  <property fmtid="{D5CDD505-2E9C-101B-9397-08002B2CF9AE}" pid="16" name="manuscript">
    <vt:lpwstr/>
  </property>
  <property fmtid="{D5CDD505-2E9C-101B-9397-08002B2CF9AE}" pid="17" name="notebook-preview-options">
    <vt:lpwstr/>
  </property>
  <property fmtid="{D5CDD505-2E9C-101B-9397-08002B2CF9AE}" pid="18" name="quarto-internal">
    <vt:lpwstr/>
  </property>
  <property fmtid="{D5CDD505-2E9C-101B-9397-08002B2CF9AE}" pid="19" name="remove-hidden">
    <vt:lpwstr>all</vt:lpwstr>
  </property>
  <property fmtid="{D5CDD505-2E9C-101B-9397-08002B2CF9AE}" pid="20" name="template-partials">
    <vt:lpwstr/>
  </property>
  <property fmtid="{D5CDD505-2E9C-101B-9397-08002B2CF9AE}" pid="21" name="theme">
    <vt:lpwstr>cosmo</vt:lpwstr>
  </property>
  <property fmtid="{D5CDD505-2E9C-101B-9397-08002B2CF9AE}" pid="22" name="title-block-style">
    <vt:lpwstr>manuscript</vt:lpwstr>
  </property>
  <property fmtid="{D5CDD505-2E9C-101B-9397-08002B2CF9AE}" pid="23" name="toc-title">
    <vt:lpwstr>Table of contents</vt:lpwstr>
  </property>
  <property fmtid="{D5CDD505-2E9C-101B-9397-08002B2CF9AE}" pid="24" name="unroll-markdown-cells">
    <vt:lpwstr>True</vt:lpwstr>
  </property>
</Properties>
</file>